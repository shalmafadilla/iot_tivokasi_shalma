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24F48" w14:textId="6F31C207" w:rsidR="004403B4" w:rsidRPr="00CA56A0" w:rsidRDefault="004403B4" w:rsidP="003A2BB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CA56A0">
        <w:rPr>
          <w:rFonts w:ascii="Times New Roman" w:hAnsi="Times New Roman" w:cs="Times New Roman"/>
          <w:b/>
          <w:bCs/>
          <w:sz w:val="28"/>
          <w:szCs w:val="28"/>
          <w:lang w:val="en-US"/>
        </w:rPr>
        <w:t>Praktik</w:t>
      </w:r>
      <w:proofErr w:type="spellEnd"/>
      <w:r w:rsidRPr="00CA56A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A56A0">
        <w:rPr>
          <w:rFonts w:ascii="Times New Roman" w:hAnsi="Times New Roman" w:cs="Times New Roman"/>
          <w:b/>
          <w:bCs/>
          <w:sz w:val="28"/>
          <w:szCs w:val="28"/>
          <w:lang w:val="en-US"/>
        </w:rPr>
        <w:t>Simulasi</w:t>
      </w:r>
      <w:proofErr w:type="spellEnd"/>
      <w:r w:rsidRPr="00CA56A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7573F1" w:rsidRPr="00CA56A0">
        <w:rPr>
          <w:rFonts w:ascii="Times New Roman" w:hAnsi="Times New Roman" w:cs="Times New Roman"/>
          <w:b/>
          <w:bCs/>
          <w:sz w:val="28"/>
          <w:szCs w:val="28"/>
          <w:lang w:val="en-US"/>
        </w:rPr>
        <w:t>Relay, Button &amp; LED</w:t>
      </w:r>
    </w:p>
    <w:p w14:paraId="57EE92B7" w14:textId="1F7FD746" w:rsidR="00A33E2B" w:rsidRPr="00CA56A0" w:rsidRDefault="00A33E2B" w:rsidP="003A2BB8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CA56A0">
        <w:rPr>
          <w:rFonts w:ascii="Times New Roman" w:hAnsi="Times New Roman" w:cs="Times New Roman"/>
          <w:i/>
          <w:iCs/>
          <w:sz w:val="24"/>
          <w:szCs w:val="24"/>
          <w:lang w:val="en-US"/>
        </w:rPr>
        <w:t>Shalma Nur Fadilla</w:t>
      </w:r>
    </w:p>
    <w:p w14:paraId="0EADD492" w14:textId="7D1FE733" w:rsidR="00A33E2B" w:rsidRPr="00CA56A0" w:rsidRDefault="00A33E2B" w:rsidP="003A2BB8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CA56A0">
        <w:rPr>
          <w:rFonts w:ascii="Times New Roman" w:hAnsi="Times New Roman" w:cs="Times New Roman"/>
          <w:i/>
          <w:iCs/>
          <w:sz w:val="24"/>
          <w:szCs w:val="24"/>
          <w:lang w:val="en-US"/>
        </w:rPr>
        <w:t>Fakultas</w:t>
      </w:r>
      <w:proofErr w:type="spellEnd"/>
      <w:r w:rsidRPr="00CA56A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CA56A0">
        <w:rPr>
          <w:rFonts w:ascii="Times New Roman" w:hAnsi="Times New Roman" w:cs="Times New Roman"/>
          <w:i/>
          <w:iCs/>
          <w:sz w:val="24"/>
          <w:szCs w:val="24"/>
          <w:lang w:val="en-US"/>
        </w:rPr>
        <w:t>Vokasi</w:t>
      </w:r>
      <w:proofErr w:type="spellEnd"/>
      <w:r w:rsidRPr="00CA56A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Universitas </w:t>
      </w:r>
      <w:proofErr w:type="spellStart"/>
      <w:r w:rsidRPr="00CA56A0">
        <w:rPr>
          <w:rFonts w:ascii="Times New Roman" w:hAnsi="Times New Roman" w:cs="Times New Roman"/>
          <w:i/>
          <w:iCs/>
          <w:sz w:val="24"/>
          <w:szCs w:val="24"/>
          <w:lang w:val="en-US"/>
        </w:rPr>
        <w:t>Brawijaya</w:t>
      </w:r>
      <w:proofErr w:type="spellEnd"/>
    </w:p>
    <w:p w14:paraId="4BF5889C" w14:textId="4D5D0995" w:rsidR="00A33E2B" w:rsidRPr="00CA56A0" w:rsidRDefault="00A33E2B" w:rsidP="003A2BB8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CA56A0">
        <w:rPr>
          <w:rFonts w:ascii="Times New Roman" w:hAnsi="Times New Roman" w:cs="Times New Roman"/>
          <w:i/>
          <w:iCs/>
          <w:sz w:val="24"/>
          <w:szCs w:val="24"/>
          <w:lang w:val="en-US"/>
        </w:rPr>
        <w:t>Email: shalmafadilla28@gmail.com</w:t>
      </w:r>
    </w:p>
    <w:p w14:paraId="68F39357" w14:textId="77777777" w:rsidR="00A33E2B" w:rsidRPr="00CA56A0" w:rsidRDefault="00A33E2B" w:rsidP="003A2BB8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  <w:rPrChange w:id="0" w:author="Shalma Nur Fadilla" w:date="2025-03-10T14:59:00Z">
            <w:rPr>
              <w:rFonts w:ascii="Times New Roman" w:hAnsi="Times New Roman" w:cs="Times New Roman"/>
              <w:sz w:val="24"/>
              <w:szCs w:val="24"/>
              <w:lang w:val="en-US"/>
            </w:rPr>
          </w:rPrChange>
        </w:rPr>
      </w:pPr>
    </w:p>
    <w:p w14:paraId="51344B4E" w14:textId="44C0DC34" w:rsidR="00A33E2B" w:rsidRPr="00CA56A0" w:rsidRDefault="00A33E2B" w:rsidP="003A2BB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proofErr w:type="spellStart"/>
      <w:r w:rsidRPr="00CA56A0">
        <w:rPr>
          <w:rFonts w:ascii="Times New Roman" w:hAnsi="Times New Roman" w:cs="Times New Roman"/>
          <w:color w:val="000000"/>
          <w:sz w:val="20"/>
          <w:szCs w:val="20"/>
        </w:rPr>
        <w:t>Praktik</w:t>
      </w:r>
      <w:proofErr w:type="spellEnd"/>
      <w:r w:rsidR="0086444A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BAB 10 </w:t>
      </w:r>
      <w:proofErr w:type="spellStart"/>
      <w:r w:rsidR="0086444A" w:rsidRPr="00CA56A0">
        <w:rPr>
          <w:rFonts w:ascii="Times New Roman" w:hAnsi="Times New Roman" w:cs="Times New Roman"/>
          <w:color w:val="000000"/>
          <w:sz w:val="20"/>
          <w:szCs w:val="20"/>
        </w:rPr>
        <w:t>ini</w:t>
      </w:r>
      <w:proofErr w:type="spellEnd"/>
      <w:r w:rsidR="0086444A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86444A" w:rsidRPr="00CA56A0">
        <w:rPr>
          <w:rFonts w:ascii="Times New Roman" w:hAnsi="Times New Roman" w:cs="Times New Roman"/>
          <w:color w:val="000000"/>
          <w:sz w:val="20"/>
          <w:szCs w:val="20"/>
        </w:rPr>
        <w:t>dilakukan</w:t>
      </w:r>
      <w:proofErr w:type="spellEnd"/>
      <w:r w:rsidR="0086444A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86444A" w:rsidRPr="00CA56A0">
        <w:rPr>
          <w:rFonts w:ascii="Times New Roman" w:hAnsi="Times New Roman" w:cs="Times New Roman"/>
          <w:color w:val="000000"/>
          <w:sz w:val="20"/>
          <w:szCs w:val="20"/>
        </w:rPr>
        <w:t>untuk</w:t>
      </w:r>
      <w:proofErr w:type="spellEnd"/>
      <w:r w:rsidR="0086444A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7F22AC" w:rsidRPr="00CA56A0">
        <w:rPr>
          <w:rFonts w:ascii="Times New Roman" w:hAnsi="Times New Roman" w:cs="Times New Roman"/>
          <w:color w:val="000000"/>
          <w:sz w:val="20"/>
          <w:szCs w:val="20"/>
        </w:rPr>
        <w:t>membuat</w:t>
      </w:r>
      <w:proofErr w:type="spellEnd"/>
      <w:r w:rsidR="007F22AC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7F22AC" w:rsidRPr="00CA56A0">
        <w:rPr>
          <w:rFonts w:ascii="Times New Roman" w:hAnsi="Times New Roman" w:cs="Times New Roman"/>
          <w:color w:val="000000"/>
          <w:sz w:val="20"/>
          <w:szCs w:val="20"/>
        </w:rPr>
        <w:t>rangkaian</w:t>
      </w:r>
      <w:proofErr w:type="spellEnd"/>
      <w:r w:rsidR="007F22AC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8F2D2F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LED </w:t>
      </w:r>
      <w:proofErr w:type="spellStart"/>
      <w:r w:rsidR="008F2D2F" w:rsidRPr="00CA56A0">
        <w:rPr>
          <w:rFonts w:ascii="Times New Roman" w:hAnsi="Times New Roman" w:cs="Times New Roman"/>
          <w:color w:val="000000"/>
          <w:sz w:val="20"/>
          <w:szCs w:val="20"/>
        </w:rPr>
        <w:t>dengan</w:t>
      </w:r>
      <w:proofErr w:type="spellEnd"/>
      <w:r w:rsidR="008F2D2F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8F2D2F" w:rsidRPr="00CA56A0">
        <w:rPr>
          <w:rFonts w:ascii="Times New Roman" w:hAnsi="Times New Roman" w:cs="Times New Roman"/>
          <w:color w:val="000000"/>
          <w:sz w:val="20"/>
          <w:szCs w:val="20"/>
        </w:rPr>
        <w:t>menggunakan</w:t>
      </w:r>
      <w:proofErr w:type="spellEnd"/>
      <w:r w:rsidR="008F2D2F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relay dan </w:t>
      </w:r>
      <w:proofErr w:type="spellStart"/>
      <w:r w:rsidR="008F2D2F" w:rsidRPr="00CA56A0">
        <w:rPr>
          <w:rFonts w:ascii="Times New Roman" w:hAnsi="Times New Roman" w:cs="Times New Roman"/>
          <w:color w:val="000000"/>
          <w:sz w:val="20"/>
          <w:szCs w:val="20"/>
        </w:rPr>
        <w:t>dikendalikan</w:t>
      </w:r>
      <w:proofErr w:type="spellEnd"/>
      <w:r w:rsidR="008F2D2F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8F2D2F" w:rsidRPr="00CA56A0">
        <w:rPr>
          <w:rFonts w:ascii="Times New Roman" w:hAnsi="Times New Roman" w:cs="Times New Roman"/>
          <w:color w:val="000000"/>
          <w:sz w:val="20"/>
          <w:szCs w:val="20"/>
        </w:rPr>
        <w:t>lewat</w:t>
      </w:r>
      <w:proofErr w:type="spellEnd"/>
      <w:r w:rsidR="008F2D2F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8F2D2F" w:rsidRPr="00CA56A0">
        <w:rPr>
          <w:rFonts w:ascii="Times New Roman" w:hAnsi="Times New Roman" w:cs="Times New Roman"/>
          <w:color w:val="000000"/>
          <w:sz w:val="20"/>
          <w:szCs w:val="20"/>
        </w:rPr>
        <w:t>tombol</w:t>
      </w:r>
      <w:proofErr w:type="spellEnd"/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>.</w:t>
      </w:r>
      <w:r w:rsidR="00053343" w:rsidRPr="00CA56A0">
        <w:rPr>
          <w:rFonts w:ascii="Times New Roman" w:hAnsi="Times New Roman" w:cs="Times New Roman"/>
          <w:sz w:val="20"/>
          <w:szCs w:val="20"/>
          <w:rPrChange w:id="1" w:author="Shalma Nur Fadilla" w:date="2025-03-10T14:59:00Z">
            <w:rPr/>
          </w:rPrChange>
        </w:rPr>
        <w:t xml:space="preserve"> </w:t>
      </w:r>
      <w:proofErr w:type="spellStart"/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>Praktik</w:t>
      </w:r>
      <w:proofErr w:type="spellEnd"/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>dilakukan</w:t>
      </w:r>
      <w:proofErr w:type="spellEnd"/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pada </w:t>
      </w:r>
      <w:proofErr w:type="spellStart"/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>teks</w:t>
      </w:r>
      <w:proofErr w:type="spellEnd"/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editor Visual Studio Code </w:t>
      </w:r>
      <w:proofErr w:type="spellStart"/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>dengan</w:t>
      </w:r>
      <w:proofErr w:type="spellEnd"/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>menggunakan</w:t>
      </w:r>
      <w:proofErr w:type="spellEnd"/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extension </w:t>
      </w:r>
      <w:proofErr w:type="spellStart"/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>tambahan</w:t>
      </w:r>
      <w:proofErr w:type="spellEnd"/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proofErr w:type="spellStart"/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>yaitu</w:t>
      </w:r>
      <w:proofErr w:type="spellEnd"/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>Wokwi</w:t>
      </w:r>
      <w:proofErr w:type="spellEnd"/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Simulator dan </w:t>
      </w:r>
      <w:proofErr w:type="spellStart"/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>PlatformIO</w:t>
      </w:r>
      <w:proofErr w:type="spellEnd"/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IDE </w:t>
      </w:r>
      <w:proofErr w:type="spellStart"/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>Praktik</w:t>
      </w:r>
      <w:proofErr w:type="spellEnd"/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>ini</w:t>
      </w:r>
      <w:proofErr w:type="spellEnd"/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>menghasilkan</w:t>
      </w:r>
      <w:proofErr w:type="spellEnd"/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>rangkaian</w:t>
      </w:r>
      <w:proofErr w:type="spellEnd"/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>simulasi</w:t>
      </w:r>
      <w:proofErr w:type="spellEnd"/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>rangkaian</w:t>
      </w:r>
      <w:proofErr w:type="spellEnd"/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relay, button &amp; LED yang </w:t>
      </w:r>
      <w:proofErr w:type="spellStart"/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>dapat</w:t>
      </w:r>
      <w:proofErr w:type="spellEnd"/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>menyalakan</w:t>
      </w:r>
      <w:proofErr w:type="spellEnd"/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>lampu</w:t>
      </w:r>
      <w:proofErr w:type="spellEnd"/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>hanya</w:t>
      </w:r>
      <w:proofErr w:type="spellEnd"/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>jika</w:t>
      </w:r>
      <w:proofErr w:type="spellEnd"/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button </w:t>
      </w:r>
      <w:proofErr w:type="spellStart"/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>ditekan</w:t>
      </w:r>
      <w:proofErr w:type="spellEnd"/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070C9211" w14:textId="084C5D23" w:rsidR="000B61DD" w:rsidRPr="00CA56A0" w:rsidRDefault="000B61DD" w:rsidP="003A2BB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749DBBB6" w14:textId="5457A574" w:rsidR="000B61DD" w:rsidRPr="00CA56A0" w:rsidRDefault="000B61DD" w:rsidP="003A2BB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r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Keywords </w:t>
      </w:r>
      <w:r w:rsidR="00817CE3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– </w:t>
      </w:r>
      <w:r w:rsidR="00053343" w:rsidRPr="00CA56A0">
        <w:rPr>
          <w:rFonts w:ascii="Times New Roman" w:hAnsi="Times New Roman" w:cs="Times New Roman"/>
          <w:color w:val="000000"/>
          <w:sz w:val="20"/>
          <w:szCs w:val="20"/>
        </w:rPr>
        <w:t>Relay, Button, LED, Visual Studio Code</w:t>
      </w:r>
    </w:p>
    <w:p w14:paraId="04717FEA" w14:textId="1144DE1F" w:rsidR="000B61DD" w:rsidRPr="00CA56A0" w:rsidRDefault="000B61DD" w:rsidP="003A2BB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1A0A01E3" w14:textId="25F82405" w:rsidR="000B61DD" w:rsidRPr="00CA56A0" w:rsidRDefault="000B61DD" w:rsidP="003A2BB8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CA56A0">
        <w:rPr>
          <w:rFonts w:ascii="Times New Roman" w:hAnsi="Times New Roman" w:cs="Times New Roman"/>
          <w:sz w:val="20"/>
          <w:szCs w:val="20"/>
          <w:lang w:val="en-US"/>
        </w:rPr>
        <w:t>Introduction</w:t>
      </w:r>
    </w:p>
    <w:p w14:paraId="03DEA4C4" w14:textId="22BEE242" w:rsidR="00503A5F" w:rsidRPr="00CA56A0" w:rsidRDefault="00503A5F" w:rsidP="003A2BB8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</w:rPr>
        <w:t>Latar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</w:rPr>
        <w:t>Belakang</w:t>
      </w:r>
      <w:proofErr w:type="spellEnd"/>
    </w:p>
    <w:p w14:paraId="4D7D5E98" w14:textId="48187252" w:rsidR="004403B4" w:rsidRPr="00CA56A0" w:rsidRDefault="004403B4" w:rsidP="004403B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0"/>
          <w:szCs w:val="20"/>
          <w:lang w:val="en-US"/>
          <w:rPrChange w:id="2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  <w:r w:rsidRPr="00CA56A0">
        <w:rPr>
          <w:rFonts w:ascii="Times New Roman" w:hAnsi="Times New Roman" w:cs="Times New Roman"/>
          <w:sz w:val="20"/>
          <w:szCs w:val="20"/>
        </w:rPr>
        <w:t xml:space="preserve">Internet of Things (IoT) </w:t>
      </w:r>
      <w:proofErr w:type="spellStart"/>
      <w:r w:rsidRPr="00CA56A0">
        <w:rPr>
          <w:rFonts w:ascii="Times New Roman" w:hAnsi="Times New Roman" w:cs="Times New Roman"/>
          <w:sz w:val="20"/>
          <w:szCs w:val="20"/>
        </w:rPr>
        <w:t>semakin</w:t>
      </w:r>
      <w:proofErr w:type="spellEnd"/>
      <w:r w:rsidRPr="00CA56A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</w:rPr>
        <w:t>berkembang</w:t>
      </w:r>
      <w:proofErr w:type="spellEnd"/>
      <w:r w:rsidRPr="00CA56A0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CA56A0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CA56A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CA56A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 w:rsidRPr="00CA56A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</w:rPr>
        <w:t>bidang</w:t>
      </w:r>
      <w:proofErr w:type="spellEnd"/>
      <w:r w:rsidR="00053343" w:rsidRPr="00CA56A0">
        <w:rPr>
          <w:rFonts w:ascii="Times New Roman" w:hAnsi="Times New Roman" w:cs="Times New Roman"/>
          <w:sz w:val="20"/>
          <w:szCs w:val="20"/>
        </w:rPr>
        <w:t xml:space="preserve">. </w:t>
      </w:r>
      <w:proofErr w:type="spellStart"/>
      <w:r w:rsidR="00053343" w:rsidRPr="00CA56A0">
        <w:rPr>
          <w:rFonts w:ascii="Times New Roman" w:hAnsi="Times New Roman" w:cs="Times New Roman"/>
          <w:sz w:val="20"/>
          <w:szCs w:val="20"/>
        </w:rPr>
        <w:t>Seperti</w:t>
      </w:r>
      <w:proofErr w:type="spellEnd"/>
      <w:r w:rsidR="00053343" w:rsidRPr="00CA56A0">
        <w:rPr>
          <w:rFonts w:ascii="Times New Roman" w:hAnsi="Times New Roman" w:cs="Times New Roman"/>
          <w:sz w:val="20"/>
          <w:szCs w:val="20"/>
        </w:rPr>
        <w:t xml:space="preserve"> Relay </w:t>
      </w:r>
      <w:proofErr w:type="spellStart"/>
      <w:r w:rsidR="00053343" w:rsidRPr="00CA56A0">
        <w:rPr>
          <w:rFonts w:ascii="Times New Roman" w:hAnsi="Times New Roman" w:cs="Times New Roman"/>
          <w:sz w:val="20"/>
          <w:szCs w:val="20"/>
        </w:rPr>
        <w:t>ini</w:t>
      </w:r>
      <w:proofErr w:type="spellEnd"/>
      <w:r w:rsidR="00053343" w:rsidRPr="00CA56A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53343" w:rsidRPr="00CA56A0">
        <w:rPr>
          <w:rFonts w:ascii="Times New Roman" w:hAnsi="Times New Roman" w:cs="Times New Roman"/>
          <w:sz w:val="20"/>
          <w:szCs w:val="20"/>
        </w:rPr>
        <w:t>sebagai</w:t>
      </w:r>
      <w:proofErr w:type="spellEnd"/>
      <w:r w:rsidR="00053343" w:rsidRPr="00CA56A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53343" w:rsidRPr="00CA56A0">
        <w:rPr>
          <w:rFonts w:ascii="Times New Roman" w:hAnsi="Times New Roman" w:cs="Times New Roman"/>
          <w:sz w:val="20"/>
          <w:szCs w:val="20"/>
        </w:rPr>
        <w:t>saklar</w:t>
      </w:r>
      <w:proofErr w:type="spellEnd"/>
      <w:r w:rsidR="00053343" w:rsidRPr="00CA56A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53343" w:rsidRPr="00CA56A0">
        <w:rPr>
          <w:rFonts w:ascii="Times New Roman" w:hAnsi="Times New Roman" w:cs="Times New Roman"/>
          <w:sz w:val="20"/>
          <w:szCs w:val="20"/>
        </w:rPr>
        <w:t>elektrik</w:t>
      </w:r>
      <w:proofErr w:type="spellEnd"/>
      <w:r w:rsidR="00053343" w:rsidRPr="00CA56A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53343" w:rsidRPr="00CA56A0">
        <w:rPr>
          <w:rFonts w:ascii="Times New Roman" w:hAnsi="Times New Roman" w:cs="Times New Roman"/>
          <w:sz w:val="20"/>
          <w:szCs w:val="20"/>
        </w:rPr>
        <w:t>untuk</w:t>
      </w:r>
      <w:proofErr w:type="spellEnd"/>
      <w:r w:rsidR="00053343" w:rsidRPr="00CA56A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53343" w:rsidRPr="00CA56A0">
        <w:rPr>
          <w:rFonts w:ascii="Times New Roman" w:hAnsi="Times New Roman" w:cs="Times New Roman"/>
          <w:sz w:val="20"/>
          <w:szCs w:val="20"/>
        </w:rPr>
        <w:t>menghidupkan</w:t>
      </w:r>
      <w:proofErr w:type="spellEnd"/>
      <w:r w:rsidR="00053343" w:rsidRPr="00CA56A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53343" w:rsidRPr="00CA56A0">
        <w:rPr>
          <w:rFonts w:ascii="Times New Roman" w:hAnsi="Times New Roman" w:cs="Times New Roman"/>
          <w:sz w:val="20"/>
          <w:szCs w:val="20"/>
        </w:rPr>
        <w:t>atau</w:t>
      </w:r>
      <w:proofErr w:type="spellEnd"/>
      <w:r w:rsidR="00053343" w:rsidRPr="00CA56A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53343" w:rsidRPr="00CA56A0">
        <w:rPr>
          <w:rFonts w:ascii="Times New Roman" w:hAnsi="Times New Roman" w:cs="Times New Roman"/>
          <w:sz w:val="20"/>
          <w:szCs w:val="20"/>
        </w:rPr>
        <w:t>mematikan</w:t>
      </w:r>
      <w:proofErr w:type="spellEnd"/>
      <w:r w:rsidR="00053343" w:rsidRPr="00CA56A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53343" w:rsidRPr="00CA56A0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="00053343" w:rsidRPr="00CA56A0">
        <w:rPr>
          <w:rFonts w:ascii="Times New Roman" w:hAnsi="Times New Roman" w:cs="Times New Roman"/>
          <w:sz w:val="20"/>
          <w:szCs w:val="20"/>
        </w:rPr>
        <w:t xml:space="preserve"> (LED). Dan </w:t>
      </w:r>
      <w:proofErr w:type="spellStart"/>
      <w:r w:rsidR="00053343" w:rsidRPr="00CA56A0">
        <w:rPr>
          <w:rFonts w:ascii="Times New Roman" w:hAnsi="Times New Roman" w:cs="Times New Roman"/>
          <w:sz w:val="20"/>
          <w:szCs w:val="20"/>
        </w:rPr>
        <w:t>lampu</w:t>
      </w:r>
      <w:proofErr w:type="spellEnd"/>
      <w:r w:rsidR="00053343" w:rsidRPr="00CA56A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53343" w:rsidRPr="00CA56A0">
        <w:rPr>
          <w:rFonts w:ascii="Times New Roman" w:hAnsi="Times New Roman" w:cs="Times New Roman"/>
          <w:sz w:val="20"/>
          <w:szCs w:val="20"/>
        </w:rPr>
        <w:t>tersebut</w:t>
      </w:r>
      <w:proofErr w:type="spellEnd"/>
      <w:r w:rsidR="00053343" w:rsidRPr="00CA56A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53343" w:rsidRPr="00CA56A0">
        <w:rPr>
          <w:rFonts w:ascii="Times New Roman" w:hAnsi="Times New Roman" w:cs="Times New Roman"/>
          <w:sz w:val="20"/>
          <w:szCs w:val="20"/>
        </w:rPr>
        <w:t>terhubung</w:t>
      </w:r>
      <w:proofErr w:type="spellEnd"/>
      <w:r w:rsidR="00053343" w:rsidRPr="00CA56A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53343" w:rsidRPr="00CA56A0">
        <w:rPr>
          <w:rFonts w:ascii="Times New Roman" w:hAnsi="Times New Roman" w:cs="Times New Roman"/>
          <w:sz w:val="20"/>
          <w:szCs w:val="20"/>
        </w:rPr>
        <w:t>dengan</w:t>
      </w:r>
      <w:proofErr w:type="spellEnd"/>
      <w:r w:rsidR="00053343" w:rsidRPr="00CA56A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53343" w:rsidRPr="00CA56A0">
        <w:rPr>
          <w:rFonts w:ascii="Times New Roman" w:hAnsi="Times New Roman" w:cs="Times New Roman"/>
          <w:sz w:val="20"/>
          <w:szCs w:val="20"/>
        </w:rPr>
        <w:t>aliran</w:t>
      </w:r>
      <w:proofErr w:type="spellEnd"/>
      <w:r w:rsidR="00053343" w:rsidRPr="00CA56A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053343" w:rsidRPr="00CA56A0">
        <w:rPr>
          <w:rFonts w:ascii="Times New Roman" w:hAnsi="Times New Roman" w:cs="Times New Roman"/>
          <w:sz w:val="20"/>
          <w:szCs w:val="20"/>
        </w:rPr>
        <w:t>listrik</w:t>
      </w:r>
      <w:proofErr w:type="spellEnd"/>
      <w:r w:rsidR="00053343" w:rsidRPr="00CA56A0">
        <w:rPr>
          <w:rFonts w:ascii="Times New Roman" w:hAnsi="Times New Roman" w:cs="Times New Roman"/>
          <w:sz w:val="20"/>
          <w:szCs w:val="20"/>
        </w:rPr>
        <w:t xml:space="preserve"> di </w:t>
      </w:r>
      <w:proofErr w:type="spellStart"/>
      <w:r w:rsidR="00053343" w:rsidRPr="00CA56A0">
        <w:rPr>
          <w:rFonts w:ascii="Times New Roman" w:hAnsi="Times New Roman" w:cs="Times New Roman"/>
          <w:sz w:val="20"/>
          <w:szCs w:val="20"/>
        </w:rPr>
        <w:t>rumah</w:t>
      </w:r>
      <w:proofErr w:type="spellEnd"/>
      <w:r w:rsidR="00053343" w:rsidRPr="00CA56A0">
        <w:rPr>
          <w:rFonts w:ascii="Times New Roman" w:hAnsi="Times New Roman" w:cs="Times New Roman"/>
          <w:sz w:val="20"/>
          <w:szCs w:val="20"/>
        </w:rPr>
        <w:t>.</w:t>
      </w:r>
    </w:p>
    <w:p w14:paraId="5E6124E1" w14:textId="2E27F20B" w:rsidR="00503A5F" w:rsidRPr="00CA56A0" w:rsidRDefault="00503A5F" w:rsidP="003A2BB8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</w:rPr>
        <w:t>Tujuan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</w:rPr>
        <w:t>Eksperimen</w:t>
      </w:r>
      <w:proofErr w:type="spellEnd"/>
    </w:p>
    <w:p w14:paraId="7E9EC1B6" w14:textId="796DD7F0" w:rsidR="00817CE3" w:rsidRPr="00CA56A0" w:rsidRDefault="00817CE3" w:rsidP="003A2BB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</w:rPr>
        <w:t>Berikut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</w:rPr>
        <w:t>tujuan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</w:rPr>
        <w:t>praktik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</w:rPr>
        <w:t>ini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6EB8DA89" w14:textId="0F9BF7A1" w:rsidR="007F22AC" w:rsidRPr="00CA56A0" w:rsidRDefault="00400D0E" w:rsidP="007F22AC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</w:rPr>
        <w:t>Memahami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</w:rPr>
        <w:t>penggunaan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053343" w:rsidRPr="00CA56A0">
        <w:rPr>
          <w:rFonts w:ascii="Times New Roman" w:hAnsi="Times New Roman" w:cs="Times New Roman"/>
          <w:sz w:val="20"/>
          <w:szCs w:val="20"/>
          <w:lang w:val="en-US"/>
        </w:rPr>
        <w:t>cara</w:t>
      </w:r>
      <w:proofErr w:type="spellEnd"/>
      <w:r w:rsidR="00053343" w:rsidRPr="00CA56A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053343" w:rsidRPr="00CA56A0">
        <w:rPr>
          <w:rFonts w:ascii="Times New Roman" w:hAnsi="Times New Roman" w:cs="Times New Roman"/>
          <w:sz w:val="20"/>
          <w:szCs w:val="20"/>
          <w:lang w:val="en-US"/>
        </w:rPr>
        <w:t>kerja</w:t>
      </w:r>
      <w:proofErr w:type="spellEnd"/>
      <w:r w:rsidR="00053343" w:rsidRPr="00CA56A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053343" w:rsidRPr="00CA56A0">
        <w:rPr>
          <w:rFonts w:ascii="Times New Roman" w:hAnsi="Times New Roman" w:cs="Times New Roman"/>
          <w:sz w:val="20"/>
          <w:szCs w:val="20"/>
          <w:lang w:val="en-US"/>
        </w:rPr>
        <w:t>rangkaian</w:t>
      </w:r>
      <w:proofErr w:type="spellEnd"/>
      <w:r w:rsidR="00053343" w:rsidRPr="00CA56A0">
        <w:rPr>
          <w:rFonts w:ascii="Times New Roman" w:hAnsi="Times New Roman" w:cs="Times New Roman"/>
          <w:sz w:val="20"/>
          <w:szCs w:val="20"/>
          <w:lang w:val="en-US"/>
        </w:rPr>
        <w:t xml:space="preserve"> Relay, button, dan LED</w:t>
      </w:r>
    </w:p>
    <w:p w14:paraId="15B03ED1" w14:textId="00D5A6F0" w:rsidR="00400D0E" w:rsidRPr="00CA56A0" w:rsidRDefault="00400D0E" w:rsidP="00C4654F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</w:rPr>
        <w:t>Melakukan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</w:rPr>
        <w:t>praktik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</w:rPr>
        <w:t>menuliskan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</w:rPr>
        <w:t>algritma</w:t>
      </w:r>
      <w:proofErr w:type="spellEnd"/>
      <w:r w:rsidR="00465F2D" w:rsidRPr="00CA56A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465F2D" w:rsidRPr="00CA56A0">
        <w:rPr>
          <w:rFonts w:ascii="Times New Roman" w:hAnsi="Times New Roman" w:cs="Times New Roman"/>
          <w:sz w:val="20"/>
          <w:szCs w:val="20"/>
          <w:lang w:val="en-US"/>
        </w:rPr>
        <w:t>kode</w:t>
      </w:r>
      <w:proofErr w:type="spellEnd"/>
    </w:p>
    <w:p w14:paraId="70DFCD46" w14:textId="77777777" w:rsidR="00503A5F" w:rsidRPr="00CA56A0" w:rsidRDefault="00503A5F" w:rsidP="003A2BB8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  <w:rPrChange w:id="3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  <w:r w:rsidRPr="00CA56A0">
        <w:rPr>
          <w:rFonts w:ascii="Times New Roman" w:hAnsi="Times New Roman" w:cs="Times New Roman"/>
          <w:sz w:val="20"/>
          <w:szCs w:val="20"/>
          <w:lang w:val="en-US"/>
          <w:rPrChange w:id="4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Methodology</w:t>
      </w:r>
    </w:p>
    <w:p w14:paraId="31BADEF1" w14:textId="7A548126" w:rsidR="00503A5F" w:rsidRPr="00CA56A0" w:rsidRDefault="00503A5F" w:rsidP="003A2BB8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  <w:rPrChange w:id="5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  <w:r w:rsidRPr="00CA56A0">
        <w:rPr>
          <w:rFonts w:ascii="Times New Roman" w:hAnsi="Times New Roman" w:cs="Times New Roman"/>
          <w:sz w:val="20"/>
          <w:szCs w:val="20"/>
          <w:lang w:val="en-US"/>
          <w:rPrChange w:id="6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Tools &amp; Materials</w:t>
      </w:r>
    </w:p>
    <w:p w14:paraId="16EB7E61" w14:textId="1A5BBFF1" w:rsidR="00817CE3" w:rsidRPr="00CA56A0" w:rsidRDefault="00817CE3" w:rsidP="003A2BB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0"/>
          <w:szCs w:val="20"/>
          <w:lang w:val="en-US"/>
          <w:rPrChange w:id="7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  <w:r w:rsidRPr="00CA56A0">
        <w:rPr>
          <w:rFonts w:ascii="Times New Roman" w:hAnsi="Times New Roman" w:cs="Times New Roman"/>
          <w:sz w:val="20"/>
          <w:szCs w:val="20"/>
          <w:lang w:val="en-US"/>
          <w:rPrChange w:id="8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Laptop, </w:t>
      </w:r>
      <w:r w:rsidR="00270302" w:rsidRPr="00CA56A0">
        <w:rPr>
          <w:rFonts w:ascii="Times New Roman" w:hAnsi="Times New Roman" w:cs="Times New Roman"/>
          <w:sz w:val="20"/>
          <w:szCs w:val="20"/>
          <w:lang w:val="en-US"/>
          <w:rPrChange w:id="9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VS Code, </w:t>
      </w:r>
      <w:r w:rsidR="00400D0E" w:rsidRPr="00CA56A0">
        <w:rPr>
          <w:rFonts w:ascii="Times New Roman" w:hAnsi="Times New Roman" w:cs="Times New Roman"/>
          <w:sz w:val="20"/>
          <w:szCs w:val="20"/>
          <w:lang w:val="en-US"/>
          <w:rPrChange w:id="10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ESP32, </w:t>
      </w:r>
      <w:r w:rsidR="00053343" w:rsidRPr="00CA56A0">
        <w:rPr>
          <w:rFonts w:ascii="Times New Roman" w:hAnsi="Times New Roman" w:cs="Times New Roman"/>
          <w:sz w:val="20"/>
          <w:szCs w:val="20"/>
          <w:lang w:val="en-US"/>
          <w:rPrChange w:id="11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Relay, button, LED</w:t>
      </w:r>
      <w:r w:rsidR="00270302" w:rsidRPr="00CA56A0">
        <w:rPr>
          <w:rFonts w:ascii="Times New Roman" w:hAnsi="Times New Roman" w:cs="Times New Roman"/>
          <w:sz w:val="20"/>
          <w:szCs w:val="20"/>
          <w:lang w:val="en-US"/>
          <w:rPrChange w:id="12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, </w:t>
      </w:r>
      <w:proofErr w:type="spellStart"/>
      <w:r w:rsidR="007F22AC" w:rsidRPr="00CA56A0">
        <w:rPr>
          <w:rFonts w:ascii="Times New Roman" w:hAnsi="Times New Roman" w:cs="Times New Roman"/>
          <w:sz w:val="20"/>
          <w:szCs w:val="20"/>
          <w:lang w:val="en-US"/>
          <w:rPrChange w:id="13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Wokwi</w:t>
      </w:r>
      <w:proofErr w:type="spellEnd"/>
      <w:r w:rsidR="007F22AC" w:rsidRPr="00CA56A0">
        <w:rPr>
          <w:rFonts w:ascii="Times New Roman" w:hAnsi="Times New Roman" w:cs="Times New Roman"/>
          <w:sz w:val="20"/>
          <w:szCs w:val="20"/>
          <w:lang w:val="en-US"/>
          <w:rPrChange w:id="14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Simulator, </w:t>
      </w:r>
      <w:proofErr w:type="spellStart"/>
      <w:r w:rsidR="007F22AC" w:rsidRPr="00CA56A0">
        <w:rPr>
          <w:rFonts w:ascii="Times New Roman" w:hAnsi="Times New Roman" w:cs="Times New Roman"/>
          <w:sz w:val="20"/>
          <w:szCs w:val="20"/>
          <w:lang w:val="en-US"/>
          <w:rPrChange w:id="15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PlatformIO</w:t>
      </w:r>
      <w:proofErr w:type="spellEnd"/>
      <w:r w:rsidR="007F22AC" w:rsidRPr="00CA56A0">
        <w:rPr>
          <w:rFonts w:ascii="Times New Roman" w:hAnsi="Times New Roman" w:cs="Times New Roman"/>
          <w:sz w:val="20"/>
          <w:szCs w:val="20"/>
          <w:lang w:val="en-US"/>
          <w:rPrChange w:id="16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IDE, dan </w:t>
      </w:r>
      <w:proofErr w:type="spellStart"/>
      <w:r w:rsidR="007F22AC" w:rsidRPr="00CA56A0">
        <w:rPr>
          <w:rFonts w:ascii="Times New Roman" w:hAnsi="Times New Roman" w:cs="Times New Roman"/>
          <w:sz w:val="20"/>
          <w:szCs w:val="20"/>
          <w:lang w:val="en-US"/>
          <w:rPrChange w:id="17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koneksi</w:t>
      </w:r>
      <w:proofErr w:type="spellEnd"/>
      <w:r w:rsidR="007F22AC" w:rsidRPr="00CA56A0">
        <w:rPr>
          <w:rFonts w:ascii="Times New Roman" w:hAnsi="Times New Roman" w:cs="Times New Roman"/>
          <w:sz w:val="20"/>
          <w:szCs w:val="20"/>
          <w:lang w:val="en-US"/>
          <w:rPrChange w:id="18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internet</w:t>
      </w:r>
    </w:p>
    <w:p w14:paraId="33CEBD0F" w14:textId="03B4A047" w:rsidR="000154E5" w:rsidRPr="00CA56A0" w:rsidRDefault="00503A5F" w:rsidP="003A2BB8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  <w:rPrChange w:id="19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  <w:r w:rsidRPr="00CA56A0">
        <w:rPr>
          <w:rFonts w:ascii="Times New Roman" w:hAnsi="Times New Roman" w:cs="Times New Roman"/>
          <w:sz w:val="20"/>
          <w:szCs w:val="20"/>
          <w:lang w:val="en-US"/>
          <w:rPrChange w:id="20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Implementation Steps</w:t>
      </w:r>
    </w:p>
    <w:p w14:paraId="55CB0405" w14:textId="4B5F6AF7" w:rsidR="00270302" w:rsidRPr="00CA56A0" w:rsidRDefault="00270302" w:rsidP="003A2BB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  <w:rPrChange w:id="21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  <w:r w:rsidRPr="00CA56A0">
        <w:rPr>
          <w:rFonts w:ascii="Times New Roman" w:hAnsi="Times New Roman" w:cs="Times New Roman"/>
          <w:sz w:val="20"/>
          <w:szCs w:val="20"/>
          <w:lang w:val="en-US"/>
          <w:rPrChange w:id="22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Meng-</w:t>
      </w:r>
      <w:r w:rsidRPr="00CA56A0">
        <w:rPr>
          <w:rFonts w:ascii="Times New Roman" w:hAnsi="Times New Roman" w:cs="Times New Roman"/>
          <w:i/>
          <w:iCs/>
          <w:sz w:val="20"/>
          <w:szCs w:val="20"/>
          <w:lang w:val="en-US"/>
          <w:rPrChange w:id="23" w:author="Shalma Nur Fadilla" w:date="2025-03-10T14:59:00Z">
            <w:rPr>
              <w:rFonts w:ascii="Times New Roman" w:hAnsi="Times New Roman" w:cs="Times New Roman"/>
              <w:i/>
              <w:iCs/>
              <w:sz w:val="18"/>
              <w:szCs w:val="18"/>
              <w:lang w:val="en-US"/>
            </w:rPr>
          </w:rPrChange>
        </w:rPr>
        <w:t>install</w:t>
      </w:r>
      <w:r w:rsidRPr="00CA56A0">
        <w:rPr>
          <w:rFonts w:ascii="Times New Roman" w:hAnsi="Times New Roman" w:cs="Times New Roman"/>
          <w:sz w:val="20"/>
          <w:szCs w:val="20"/>
          <w:lang w:val="en-US"/>
          <w:rPrChange w:id="24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i/>
          <w:iCs/>
          <w:sz w:val="20"/>
          <w:szCs w:val="20"/>
          <w:lang w:val="en-US"/>
          <w:rPrChange w:id="25" w:author="Shalma Nur Fadilla" w:date="2025-03-10T14:59:00Z">
            <w:rPr>
              <w:rFonts w:ascii="Times New Roman" w:hAnsi="Times New Roman" w:cs="Times New Roman"/>
              <w:i/>
              <w:iCs/>
              <w:sz w:val="18"/>
              <w:szCs w:val="18"/>
              <w:lang w:val="en-US"/>
            </w:rPr>
          </w:rPrChange>
        </w:rPr>
        <w:t>extention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26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27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Wokwi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28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Simulator</w:t>
      </w:r>
      <w:r w:rsidR="00563595" w:rsidRPr="00CA56A0">
        <w:rPr>
          <w:rFonts w:ascii="Times New Roman" w:hAnsi="Times New Roman" w:cs="Times New Roman"/>
          <w:sz w:val="20"/>
          <w:szCs w:val="20"/>
          <w:lang w:val="en-US"/>
          <w:rPrChange w:id="29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dan</w:t>
      </w:r>
      <w:r w:rsidRPr="00CA56A0">
        <w:rPr>
          <w:rFonts w:ascii="Times New Roman" w:hAnsi="Times New Roman" w:cs="Times New Roman"/>
          <w:sz w:val="20"/>
          <w:szCs w:val="20"/>
          <w:lang w:val="en-US"/>
          <w:rPrChange w:id="30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31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PlatformIO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32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IDE pada VS Code</w:t>
      </w:r>
    </w:p>
    <w:p w14:paraId="605AE175" w14:textId="354FDCE3" w:rsidR="0087271B" w:rsidRPr="00CA56A0" w:rsidRDefault="0087271B" w:rsidP="003A2BB8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0"/>
          <w:szCs w:val="20"/>
          <w:lang w:val="en-US"/>
          <w:rPrChange w:id="33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  <w:r w:rsidRPr="00CA56A0">
        <w:rPr>
          <w:rFonts w:ascii="Times New Roman" w:hAnsi="Times New Roman" w:cs="Times New Roman"/>
          <w:noProof/>
          <w:sz w:val="20"/>
          <w:szCs w:val="20"/>
          <w:lang w:val="en-US"/>
          <w:rPrChange w:id="34" w:author="Shalma Nur Fadilla" w:date="2025-03-10T14:59:00Z">
            <w:rPr>
              <w:rFonts w:ascii="Times New Roman" w:hAnsi="Times New Roman" w:cs="Times New Roman"/>
              <w:noProof/>
              <w:sz w:val="18"/>
              <w:szCs w:val="18"/>
              <w:lang w:val="en-US"/>
            </w:rPr>
          </w:rPrChange>
        </w:rPr>
        <w:drawing>
          <wp:inline distT="0" distB="0" distL="0" distR="0" wp14:anchorId="53D9C116" wp14:editId="54A29709">
            <wp:extent cx="3239770" cy="514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70490"/>
                    <a:stretch/>
                  </pic:blipFill>
                  <pic:spPr bwMode="auto">
                    <a:xfrm>
                      <a:off x="0" y="0"/>
                      <a:ext cx="323977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C17BD7" w14:textId="61279C21" w:rsidR="00050BB4" w:rsidRDefault="0087271B" w:rsidP="003A2BB8">
      <w:pPr>
        <w:pStyle w:val="ListParagraph"/>
        <w:spacing w:after="0" w:line="360" w:lineRule="auto"/>
        <w:ind w:left="1440"/>
        <w:jc w:val="both"/>
        <w:rPr>
          <w:ins w:id="35" w:author="Shalma Nur Fadilla" w:date="2025-03-10T18:35:00Z"/>
          <w:rFonts w:ascii="Times New Roman" w:hAnsi="Times New Roman" w:cs="Times New Roman"/>
          <w:sz w:val="20"/>
          <w:szCs w:val="20"/>
          <w:lang w:val="en-US"/>
        </w:rPr>
      </w:pPr>
      <w:r w:rsidRPr="00CA56A0">
        <w:rPr>
          <w:rFonts w:ascii="Times New Roman" w:hAnsi="Times New Roman" w:cs="Times New Roman"/>
          <w:noProof/>
          <w:sz w:val="20"/>
          <w:szCs w:val="20"/>
          <w:lang w:val="en-US"/>
          <w:rPrChange w:id="36" w:author="Shalma Nur Fadilla" w:date="2025-03-10T14:59:00Z">
            <w:rPr>
              <w:rFonts w:ascii="Times New Roman" w:hAnsi="Times New Roman" w:cs="Times New Roman"/>
              <w:noProof/>
              <w:sz w:val="18"/>
              <w:szCs w:val="18"/>
              <w:lang w:val="en-US"/>
            </w:rPr>
          </w:rPrChange>
        </w:rPr>
        <w:drawing>
          <wp:inline distT="0" distB="0" distL="0" distR="0" wp14:anchorId="59466ECA" wp14:editId="04192B66">
            <wp:extent cx="3240000" cy="505061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70996"/>
                    <a:stretch/>
                  </pic:blipFill>
                  <pic:spPr bwMode="auto">
                    <a:xfrm>
                      <a:off x="0" y="0"/>
                      <a:ext cx="3240000" cy="505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ins w:id="37" w:author="Shalma Nur Fadilla" w:date="2025-03-10T18:35:00Z">
        <w:r w:rsidR="00050BB4">
          <w:rPr>
            <w:rFonts w:ascii="Times New Roman" w:hAnsi="Times New Roman" w:cs="Times New Roman"/>
            <w:sz w:val="20"/>
            <w:szCs w:val="20"/>
            <w:lang w:val="en-US"/>
          </w:rPr>
          <w:br w:type="page"/>
        </w:r>
      </w:ins>
    </w:p>
    <w:p w14:paraId="479D8610" w14:textId="22F95264" w:rsidR="0087271B" w:rsidRPr="00CA56A0" w:rsidDel="00050BB4" w:rsidRDefault="0087271B" w:rsidP="003A2BB8">
      <w:pPr>
        <w:pStyle w:val="ListParagraph"/>
        <w:spacing w:after="0" w:line="360" w:lineRule="auto"/>
        <w:ind w:left="1440"/>
        <w:jc w:val="both"/>
        <w:rPr>
          <w:del w:id="38" w:author="Shalma Nur Fadilla" w:date="2025-03-10T18:35:00Z"/>
          <w:rFonts w:ascii="Times New Roman" w:hAnsi="Times New Roman" w:cs="Times New Roman"/>
          <w:sz w:val="20"/>
          <w:szCs w:val="20"/>
          <w:lang w:val="en-US"/>
          <w:rPrChange w:id="39" w:author="Shalma Nur Fadilla" w:date="2025-03-10T14:59:00Z">
            <w:rPr>
              <w:del w:id="40" w:author="Shalma Nur Fadilla" w:date="2025-03-10T18:35:00Z"/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</w:p>
    <w:p w14:paraId="43756D01" w14:textId="19848481" w:rsidR="00270302" w:rsidRPr="00CA56A0" w:rsidRDefault="00270302" w:rsidP="003A2BB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  <w:rPrChange w:id="41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42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Membuat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43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r w:rsidRPr="00CA56A0">
        <w:rPr>
          <w:rFonts w:ascii="Times New Roman" w:hAnsi="Times New Roman" w:cs="Times New Roman"/>
          <w:i/>
          <w:iCs/>
          <w:sz w:val="20"/>
          <w:szCs w:val="20"/>
          <w:lang w:val="en-US"/>
          <w:rPrChange w:id="44" w:author="Shalma Nur Fadilla" w:date="2025-03-10T14:59:00Z">
            <w:rPr>
              <w:rFonts w:ascii="Times New Roman" w:hAnsi="Times New Roman" w:cs="Times New Roman"/>
              <w:i/>
              <w:iCs/>
              <w:sz w:val="18"/>
              <w:szCs w:val="18"/>
              <w:lang w:val="en-US"/>
            </w:rPr>
          </w:rPrChange>
        </w:rPr>
        <w:t>project</w:t>
      </w:r>
      <w:r w:rsidRPr="00CA56A0">
        <w:rPr>
          <w:rFonts w:ascii="Times New Roman" w:hAnsi="Times New Roman" w:cs="Times New Roman"/>
          <w:sz w:val="20"/>
          <w:szCs w:val="20"/>
          <w:lang w:val="en-US"/>
          <w:rPrChange w:id="45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46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baru</w:t>
      </w:r>
      <w:proofErr w:type="spellEnd"/>
      <w:r w:rsidR="00C259D8" w:rsidRPr="00CA56A0">
        <w:rPr>
          <w:rFonts w:ascii="Times New Roman" w:hAnsi="Times New Roman" w:cs="Times New Roman"/>
          <w:sz w:val="20"/>
          <w:szCs w:val="20"/>
          <w:lang w:val="en-US"/>
          <w:rPrChange w:id="47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r w:rsidR="00AE51FD" w:rsidRPr="00CA56A0">
        <w:rPr>
          <w:rFonts w:ascii="Times New Roman" w:hAnsi="Times New Roman" w:cs="Times New Roman"/>
          <w:sz w:val="20"/>
          <w:szCs w:val="20"/>
          <w:lang w:val="en-US"/>
          <w:rPrChange w:id="48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pada</w:t>
      </w:r>
      <w:r w:rsidR="00C259D8" w:rsidRPr="00CA56A0">
        <w:rPr>
          <w:rFonts w:ascii="Times New Roman" w:hAnsi="Times New Roman" w:cs="Times New Roman"/>
          <w:sz w:val="20"/>
          <w:szCs w:val="20"/>
          <w:lang w:val="en-US"/>
          <w:rPrChange w:id="49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="00C259D8" w:rsidRPr="00CA56A0">
        <w:rPr>
          <w:rFonts w:ascii="Times New Roman" w:hAnsi="Times New Roman" w:cs="Times New Roman"/>
          <w:sz w:val="20"/>
          <w:szCs w:val="20"/>
          <w:lang w:val="en-US"/>
          <w:rPrChange w:id="50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PlatformIO</w:t>
      </w:r>
      <w:proofErr w:type="spellEnd"/>
      <w:r w:rsidR="00AE51FD" w:rsidRPr="00CA56A0">
        <w:rPr>
          <w:rFonts w:ascii="Times New Roman" w:hAnsi="Times New Roman" w:cs="Times New Roman"/>
          <w:sz w:val="20"/>
          <w:szCs w:val="20"/>
          <w:lang w:val="en-US"/>
          <w:rPrChange w:id="51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dan </w:t>
      </w:r>
      <w:proofErr w:type="spellStart"/>
      <w:r w:rsidR="00AE51FD" w:rsidRPr="00CA56A0">
        <w:rPr>
          <w:rFonts w:ascii="Times New Roman" w:hAnsi="Times New Roman" w:cs="Times New Roman"/>
          <w:sz w:val="20"/>
          <w:szCs w:val="20"/>
          <w:lang w:val="en-US"/>
          <w:rPrChange w:id="52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diberi</w:t>
      </w:r>
      <w:proofErr w:type="spellEnd"/>
      <w:r w:rsidR="00AE51FD" w:rsidRPr="00CA56A0">
        <w:rPr>
          <w:rFonts w:ascii="Times New Roman" w:hAnsi="Times New Roman" w:cs="Times New Roman"/>
          <w:sz w:val="20"/>
          <w:szCs w:val="20"/>
          <w:lang w:val="en-US"/>
          <w:rPrChange w:id="53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="00AE51FD" w:rsidRPr="00CA56A0">
        <w:rPr>
          <w:rFonts w:ascii="Times New Roman" w:hAnsi="Times New Roman" w:cs="Times New Roman"/>
          <w:sz w:val="20"/>
          <w:szCs w:val="20"/>
          <w:lang w:val="en-US"/>
          <w:rPrChange w:id="54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nama</w:t>
      </w:r>
      <w:proofErr w:type="spellEnd"/>
      <w:r w:rsidR="00AE51FD" w:rsidRPr="00CA56A0">
        <w:rPr>
          <w:rFonts w:ascii="Times New Roman" w:hAnsi="Times New Roman" w:cs="Times New Roman"/>
          <w:sz w:val="20"/>
          <w:szCs w:val="20"/>
          <w:lang w:val="en-US"/>
          <w:rPrChange w:id="55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="000115FC" w:rsidRPr="00CA56A0">
        <w:rPr>
          <w:rFonts w:ascii="Times New Roman" w:hAnsi="Times New Roman" w:cs="Times New Roman"/>
          <w:sz w:val="20"/>
          <w:szCs w:val="20"/>
          <w:lang w:val="en-US"/>
          <w:rPrChange w:id="56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l</w:t>
      </w:r>
      <w:r w:rsidR="00400D0E" w:rsidRPr="00CA56A0">
        <w:rPr>
          <w:rFonts w:ascii="Times New Roman" w:hAnsi="Times New Roman" w:cs="Times New Roman"/>
          <w:sz w:val="20"/>
          <w:szCs w:val="20"/>
          <w:lang w:val="en-US"/>
          <w:rPrChange w:id="57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atihan</w:t>
      </w:r>
      <w:proofErr w:type="spellEnd"/>
      <w:r w:rsidR="00400D0E" w:rsidRPr="00CA56A0">
        <w:rPr>
          <w:rFonts w:ascii="Times New Roman" w:hAnsi="Times New Roman" w:cs="Times New Roman"/>
          <w:sz w:val="20"/>
          <w:szCs w:val="20"/>
          <w:lang w:val="en-US"/>
          <w:rPrChange w:id="58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-</w:t>
      </w:r>
      <w:r w:rsidR="00053343" w:rsidRPr="00CA56A0">
        <w:rPr>
          <w:rFonts w:ascii="Times New Roman" w:hAnsi="Times New Roman" w:cs="Times New Roman"/>
          <w:sz w:val="20"/>
          <w:szCs w:val="20"/>
          <w:lang w:val="en-US"/>
          <w:rPrChange w:id="59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relay-button-led</w:t>
      </w:r>
    </w:p>
    <w:p w14:paraId="6B5356C2" w14:textId="69362A14" w:rsidR="006D4D74" w:rsidRPr="00CA56A0" w:rsidRDefault="000B125A" w:rsidP="006D4D74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0"/>
          <w:szCs w:val="20"/>
          <w:lang w:val="en-US"/>
          <w:rPrChange w:id="60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  <w:r w:rsidRPr="00CA56A0">
        <w:rPr>
          <w:rFonts w:ascii="Times New Roman" w:hAnsi="Times New Roman" w:cs="Times New Roman"/>
          <w:noProof/>
          <w:sz w:val="20"/>
          <w:szCs w:val="20"/>
          <w:lang w:val="en-US"/>
          <w:rPrChange w:id="61" w:author="Shalma Nur Fadilla" w:date="2025-03-10T14:59:00Z">
            <w:rPr>
              <w:rFonts w:ascii="Times New Roman" w:hAnsi="Times New Roman" w:cs="Times New Roman"/>
              <w:noProof/>
              <w:sz w:val="18"/>
              <w:szCs w:val="18"/>
              <w:lang w:val="en-US"/>
            </w:rPr>
          </w:rPrChange>
        </w:rPr>
        <w:drawing>
          <wp:inline distT="0" distB="0" distL="0" distR="0" wp14:anchorId="5DF9284A" wp14:editId="3D0EE28B">
            <wp:extent cx="3005667" cy="2417254"/>
            <wp:effectExtent l="0" t="0" r="444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0221" cy="242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BFAC" w14:textId="12EAC362" w:rsidR="009E223A" w:rsidRPr="00CA56A0" w:rsidRDefault="009E223A" w:rsidP="003A2BB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  <w:rPrChange w:id="62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63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Menuliskan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64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65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logika</w:t>
      </w:r>
      <w:proofErr w:type="spellEnd"/>
      <w:r w:rsidR="00DC0541" w:rsidRPr="00CA56A0">
        <w:rPr>
          <w:rFonts w:ascii="Times New Roman" w:hAnsi="Times New Roman" w:cs="Times New Roman"/>
          <w:sz w:val="20"/>
          <w:szCs w:val="20"/>
          <w:lang w:val="en-US"/>
          <w:rPrChange w:id="66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="00DC0541" w:rsidRPr="00CA56A0">
        <w:rPr>
          <w:rFonts w:ascii="Times New Roman" w:hAnsi="Times New Roman" w:cs="Times New Roman"/>
          <w:sz w:val="20"/>
          <w:szCs w:val="20"/>
          <w:lang w:val="en-US"/>
          <w:rPrChange w:id="67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kode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68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program </w:t>
      </w:r>
      <w:r w:rsidR="00400D0E" w:rsidRPr="00CA56A0">
        <w:rPr>
          <w:rFonts w:ascii="Times New Roman" w:hAnsi="Times New Roman" w:cs="Times New Roman"/>
          <w:sz w:val="20"/>
          <w:szCs w:val="20"/>
          <w:lang w:val="en-US"/>
          <w:rPrChange w:id="69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pada file </w:t>
      </w:r>
      <w:proofErr w:type="spellStart"/>
      <w:r w:rsidR="00400D0E" w:rsidRPr="00CA56A0">
        <w:rPr>
          <w:rFonts w:ascii="Times New Roman" w:hAnsi="Times New Roman" w:cs="Times New Roman"/>
          <w:sz w:val="20"/>
          <w:szCs w:val="20"/>
          <w:lang w:val="en-US"/>
          <w:rPrChange w:id="70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src</w:t>
      </w:r>
      <w:proofErr w:type="spellEnd"/>
      <w:r w:rsidR="00400D0E" w:rsidRPr="00CA56A0">
        <w:rPr>
          <w:rFonts w:ascii="Times New Roman" w:hAnsi="Times New Roman" w:cs="Times New Roman"/>
          <w:sz w:val="20"/>
          <w:szCs w:val="20"/>
          <w:lang w:val="en-US"/>
          <w:rPrChange w:id="71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/main.cpp</w:t>
      </w:r>
    </w:p>
    <w:p w14:paraId="2609B5E0" w14:textId="54E6F943" w:rsidR="007F22AC" w:rsidRPr="00CA56A0" w:rsidRDefault="008F2D2F" w:rsidP="004D44C0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0"/>
          <w:szCs w:val="20"/>
          <w:lang w:val="en-US"/>
          <w:rPrChange w:id="72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  <w:r w:rsidRPr="00CA56A0">
        <w:rPr>
          <w:rFonts w:ascii="Times New Roman" w:hAnsi="Times New Roman" w:cs="Times New Roman"/>
          <w:noProof/>
          <w:sz w:val="20"/>
          <w:szCs w:val="20"/>
          <w:lang w:val="en-US"/>
          <w:rPrChange w:id="73" w:author="Shalma Nur Fadilla" w:date="2025-03-10T14:59:00Z">
            <w:rPr>
              <w:rFonts w:ascii="Times New Roman" w:hAnsi="Times New Roman" w:cs="Times New Roman"/>
              <w:noProof/>
              <w:sz w:val="18"/>
              <w:szCs w:val="18"/>
              <w:lang w:val="en-US"/>
            </w:rPr>
          </w:rPrChange>
        </w:rPr>
        <w:drawing>
          <wp:inline distT="0" distB="0" distL="0" distR="0" wp14:anchorId="3BF56B50" wp14:editId="14DDB816">
            <wp:extent cx="3600000" cy="3272147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7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23FE" w14:textId="00CB67F8" w:rsidR="00712F9C" w:rsidRPr="00CA56A0" w:rsidRDefault="00712F9C" w:rsidP="003A2BB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  <w:rPrChange w:id="74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  <w:r w:rsidRPr="00CA56A0">
        <w:rPr>
          <w:rFonts w:ascii="Times New Roman" w:hAnsi="Times New Roman" w:cs="Times New Roman"/>
          <w:i/>
          <w:iCs/>
          <w:sz w:val="20"/>
          <w:szCs w:val="20"/>
          <w:lang w:val="en-US"/>
          <w:rPrChange w:id="75" w:author="Shalma Nur Fadilla" w:date="2025-03-10T14:59:00Z">
            <w:rPr>
              <w:rFonts w:ascii="Times New Roman" w:hAnsi="Times New Roman" w:cs="Times New Roman"/>
              <w:i/>
              <w:iCs/>
              <w:sz w:val="18"/>
              <w:szCs w:val="18"/>
              <w:lang w:val="en-US"/>
            </w:rPr>
          </w:rPrChange>
        </w:rPr>
        <w:t>Build</w:t>
      </w:r>
      <w:r w:rsidRPr="00CA56A0">
        <w:rPr>
          <w:rFonts w:ascii="Times New Roman" w:hAnsi="Times New Roman" w:cs="Times New Roman"/>
          <w:sz w:val="20"/>
          <w:szCs w:val="20"/>
          <w:lang w:val="en-US"/>
          <w:rPrChange w:id="76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77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kode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78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program yang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79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sudah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80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81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selesai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82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dan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83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tunggu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84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85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sampai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86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r w:rsidRPr="00CA56A0">
        <w:rPr>
          <w:rFonts w:ascii="Times New Roman" w:hAnsi="Times New Roman" w:cs="Times New Roman"/>
          <w:i/>
          <w:iCs/>
          <w:sz w:val="20"/>
          <w:szCs w:val="20"/>
          <w:lang w:val="en-US"/>
          <w:rPrChange w:id="87" w:author="Shalma Nur Fadilla" w:date="2025-03-10T14:59:00Z">
            <w:rPr>
              <w:rFonts w:ascii="Times New Roman" w:hAnsi="Times New Roman" w:cs="Times New Roman"/>
              <w:i/>
              <w:iCs/>
              <w:sz w:val="18"/>
              <w:szCs w:val="18"/>
              <w:lang w:val="en-US"/>
            </w:rPr>
          </w:rPrChange>
        </w:rPr>
        <w:t>success</w:t>
      </w:r>
      <w:r w:rsidRPr="00CA56A0">
        <w:rPr>
          <w:rFonts w:ascii="Times New Roman" w:hAnsi="Times New Roman" w:cs="Times New Roman"/>
          <w:sz w:val="20"/>
          <w:szCs w:val="20"/>
          <w:lang w:val="en-US"/>
          <w:rPrChange w:id="88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.</w:t>
      </w:r>
    </w:p>
    <w:p w14:paraId="166032FE" w14:textId="45548773" w:rsidR="00050BB4" w:rsidRDefault="004D44C0" w:rsidP="00712F9C">
      <w:pPr>
        <w:pStyle w:val="ListParagraph"/>
        <w:spacing w:after="0" w:line="360" w:lineRule="auto"/>
        <w:ind w:left="1440"/>
        <w:jc w:val="both"/>
        <w:rPr>
          <w:ins w:id="89" w:author="Shalma Nur Fadilla" w:date="2025-03-10T18:35:00Z"/>
          <w:rFonts w:ascii="Times New Roman" w:hAnsi="Times New Roman" w:cs="Times New Roman"/>
          <w:sz w:val="20"/>
          <w:szCs w:val="20"/>
          <w:lang w:val="en-US"/>
        </w:rPr>
      </w:pPr>
      <w:r w:rsidRPr="00CA56A0">
        <w:rPr>
          <w:rFonts w:ascii="Times New Roman" w:hAnsi="Times New Roman" w:cs="Times New Roman"/>
          <w:noProof/>
          <w:sz w:val="20"/>
          <w:szCs w:val="20"/>
          <w:lang w:val="en-US"/>
          <w:rPrChange w:id="90" w:author="Shalma Nur Fadilla" w:date="2025-03-10T14:59:00Z">
            <w:rPr>
              <w:rFonts w:ascii="Times New Roman" w:hAnsi="Times New Roman" w:cs="Times New Roman"/>
              <w:noProof/>
              <w:sz w:val="18"/>
              <w:szCs w:val="18"/>
              <w:lang w:val="en-US"/>
            </w:rPr>
          </w:rPrChange>
        </w:rPr>
        <w:drawing>
          <wp:inline distT="0" distB="0" distL="0" distR="0" wp14:anchorId="4916BBCD" wp14:editId="614E5D8C">
            <wp:extent cx="4785360" cy="171140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8431" cy="173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ins w:id="91" w:author="Shalma Nur Fadilla" w:date="2025-03-10T18:35:00Z">
        <w:r w:rsidR="00050BB4">
          <w:rPr>
            <w:rFonts w:ascii="Times New Roman" w:hAnsi="Times New Roman" w:cs="Times New Roman"/>
            <w:sz w:val="20"/>
            <w:szCs w:val="20"/>
            <w:lang w:val="en-US"/>
          </w:rPr>
          <w:br w:type="page"/>
        </w:r>
      </w:ins>
    </w:p>
    <w:p w14:paraId="56DD1141" w14:textId="66EF0B0B" w:rsidR="00712F9C" w:rsidRPr="00CA56A0" w:rsidDel="00050BB4" w:rsidRDefault="00712F9C" w:rsidP="00712F9C">
      <w:pPr>
        <w:pStyle w:val="ListParagraph"/>
        <w:spacing w:after="0" w:line="360" w:lineRule="auto"/>
        <w:ind w:left="1440"/>
        <w:jc w:val="both"/>
        <w:rPr>
          <w:del w:id="92" w:author="Shalma Nur Fadilla" w:date="2025-03-10T18:35:00Z"/>
          <w:rFonts w:ascii="Times New Roman" w:hAnsi="Times New Roman" w:cs="Times New Roman"/>
          <w:sz w:val="20"/>
          <w:szCs w:val="20"/>
          <w:lang w:val="en-US"/>
          <w:rPrChange w:id="93" w:author="Shalma Nur Fadilla" w:date="2025-03-10T14:59:00Z">
            <w:rPr>
              <w:del w:id="94" w:author="Shalma Nur Fadilla" w:date="2025-03-10T18:35:00Z"/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</w:p>
    <w:p w14:paraId="07886130" w14:textId="25B9E9E1" w:rsidR="00DC0541" w:rsidRPr="00CA56A0" w:rsidRDefault="00DC0541" w:rsidP="003A2BB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  <w:rPrChange w:id="95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96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Menyalin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97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98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kode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99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proofErr w:type="gramStart"/>
      <w:r w:rsidRPr="00CA56A0">
        <w:rPr>
          <w:rFonts w:ascii="Times New Roman" w:hAnsi="Times New Roman" w:cs="Times New Roman"/>
          <w:sz w:val="20"/>
          <w:szCs w:val="20"/>
          <w:lang w:val="en-US"/>
          <w:rPrChange w:id="100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diagram.json</w:t>
      </w:r>
      <w:proofErr w:type="spellEnd"/>
      <w:proofErr w:type="gramEnd"/>
      <w:r w:rsidRPr="00CA56A0">
        <w:rPr>
          <w:rFonts w:ascii="Times New Roman" w:hAnsi="Times New Roman" w:cs="Times New Roman"/>
          <w:sz w:val="20"/>
          <w:szCs w:val="20"/>
          <w:lang w:val="en-US"/>
          <w:rPrChange w:id="101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102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dari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103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="00563595" w:rsidRPr="00CA56A0">
        <w:rPr>
          <w:rFonts w:ascii="Times New Roman" w:hAnsi="Times New Roman" w:cs="Times New Roman"/>
          <w:sz w:val="20"/>
          <w:szCs w:val="20"/>
          <w:lang w:val="en-US"/>
          <w:rPrChange w:id="104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simulasi</w:t>
      </w:r>
      <w:proofErr w:type="spellEnd"/>
      <w:r w:rsidR="00563595" w:rsidRPr="00CA56A0">
        <w:rPr>
          <w:rFonts w:ascii="Times New Roman" w:hAnsi="Times New Roman" w:cs="Times New Roman"/>
          <w:sz w:val="20"/>
          <w:szCs w:val="20"/>
          <w:lang w:val="en-US"/>
          <w:rPrChange w:id="105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diagram</w:t>
      </w:r>
      <w:r w:rsidRPr="00CA56A0">
        <w:rPr>
          <w:rFonts w:ascii="Times New Roman" w:hAnsi="Times New Roman" w:cs="Times New Roman"/>
          <w:sz w:val="20"/>
          <w:szCs w:val="20"/>
          <w:lang w:val="en-US"/>
          <w:rPrChange w:id="106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r w:rsidR="00F94054" w:rsidRPr="00CA56A0">
        <w:rPr>
          <w:rFonts w:ascii="Times New Roman" w:hAnsi="Times New Roman" w:cs="Times New Roman"/>
          <w:sz w:val="20"/>
          <w:szCs w:val="20"/>
          <w:lang w:val="en-US"/>
          <w:rPrChange w:id="107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yang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108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sudah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109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110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dibuat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111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r w:rsidR="00563595" w:rsidRPr="00CA56A0">
        <w:rPr>
          <w:rFonts w:ascii="Times New Roman" w:hAnsi="Times New Roman" w:cs="Times New Roman"/>
          <w:sz w:val="20"/>
          <w:szCs w:val="20"/>
          <w:lang w:val="en-US"/>
          <w:rPrChange w:id="112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di</w:t>
      </w:r>
      <w:r w:rsidRPr="00CA56A0">
        <w:rPr>
          <w:rFonts w:ascii="Times New Roman" w:hAnsi="Times New Roman" w:cs="Times New Roman"/>
          <w:sz w:val="20"/>
          <w:szCs w:val="20"/>
          <w:lang w:val="en-US"/>
          <w:rPrChange w:id="113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wokwi.com</w:t>
      </w:r>
      <w:r w:rsidR="00563595" w:rsidRPr="00CA56A0">
        <w:rPr>
          <w:rFonts w:ascii="Times New Roman" w:hAnsi="Times New Roman" w:cs="Times New Roman"/>
          <w:sz w:val="20"/>
          <w:szCs w:val="20"/>
          <w:lang w:val="en-US"/>
          <w:rPrChange w:id="114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,</w:t>
      </w:r>
      <w:r w:rsidRPr="00CA56A0">
        <w:rPr>
          <w:rFonts w:ascii="Times New Roman" w:hAnsi="Times New Roman" w:cs="Times New Roman"/>
          <w:sz w:val="20"/>
          <w:szCs w:val="20"/>
          <w:lang w:val="en-US"/>
          <w:rPrChange w:id="115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pada file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116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diagram.json</w:t>
      </w:r>
      <w:proofErr w:type="spellEnd"/>
      <w:r w:rsidR="00563595" w:rsidRPr="00CA56A0">
        <w:rPr>
          <w:rFonts w:ascii="Times New Roman" w:hAnsi="Times New Roman" w:cs="Times New Roman"/>
          <w:sz w:val="20"/>
          <w:szCs w:val="20"/>
          <w:lang w:val="en-US"/>
          <w:rPrChange w:id="117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r w:rsidRPr="00CA56A0">
        <w:rPr>
          <w:rFonts w:ascii="Times New Roman" w:hAnsi="Times New Roman" w:cs="Times New Roman"/>
          <w:sz w:val="20"/>
          <w:szCs w:val="20"/>
          <w:lang w:val="en-US"/>
          <w:rPrChange w:id="118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yang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119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sudah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120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121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dibuat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122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123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sebelumnya</w:t>
      </w:r>
      <w:proofErr w:type="spellEnd"/>
    </w:p>
    <w:p w14:paraId="20BFA327" w14:textId="2260C8AB" w:rsidR="006D4D74" w:rsidRPr="00CA56A0" w:rsidRDefault="004D44C0" w:rsidP="006D4D74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0"/>
          <w:szCs w:val="20"/>
          <w:lang w:val="en-US"/>
          <w:rPrChange w:id="124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  <w:r w:rsidRPr="00CA56A0">
        <w:rPr>
          <w:rFonts w:ascii="Times New Roman" w:hAnsi="Times New Roman" w:cs="Times New Roman"/>
          <w:noProof/>
          <w:sz w:val="20"/>
          <w:szCs w:val="20"/>
          <w:lang w:val="en-US"/>
          <w:rPrChange w:id="125" w:author="Shalma Nur Fadilla" w:date="2025-03-10T14:59:00Z">
            <w:rPr>
              <w:rFonts w:ascii="Times New Roman" w:hAnsi="Times New Roman" w:cs="Times New Roman"/>
              <w:noProof/>
              <w:sz w:val="18"/>
              <w:szCs w:val="18"/>
              <w:lang w:val="en-US"/>
            </w:rPr>
          </w:rPrChange>
        </w:rPr>
        <w:drawing>
          <wp:inline distT="0" distB="0" distL="0" distR="0" wp14:anchorId="75FF0483" wp14:editId="64DAC2C9">
            <wp:extent cx="3341518" cy="291318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6534" cy="291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25E9" w14:textId="571D060C" w:rsidR="006D4D74" w:rsidRPr="00CA56A0" w:rsidRDefault="006D4D74" w:rsidP="006D4D74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0"/>
          <w:szCs w:val="20"/>
          <w:lang w:val="en-US"/>
          <w:rPrChange w:id="126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</w:p>
    <w:p w14:paraId="383712A4" w14:textId="518FB733" w:rsidR="00712F9C" w:rsidRPr="00CA56A0" w:rsidRDefault="00712F9C" w:rsidP="00712F9C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  <w:rPrChange w:id="127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128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Membuat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129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file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130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baru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131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132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dengan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133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134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nama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135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proofErr w:type="gramStart"/>
      <w:r w:rsidRPr="00CA56A0">
        <w:rPr>
          <w:rFonts w:ascii="Times New Roman" w:hAnsi="Times New Roman" w:cs="Times New Roman"/>
          <w:sz w:val="20"/>
          <w:szCs w:val="20"/>
          <w:lang w:val="en-US"/>
          <w:rPrChange w:id="136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wokwi.toml</w:t>
      </w:r>
      <w:proofErr w:type="spellEnd"/>
      <w:proofErr w:type="gramEnd"/>
      <w:r w:rsidRPr="00CA56A0">
        <w:rPr>
          <w:rFonts w:ascii="Times New Roman" w:hAnsi="Times New Roman" w:cs="Times New Roman"/>
          <w:sz w:val="20"/>
          <w:szCs w:val="20"/>
          <w:lang w:val="en-US"/>
          <w:rPrChange w:id="137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, copy relative path pada file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138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firmware.bin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139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dan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140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firmware.elf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141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,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142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kemudian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143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144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menuliskan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145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146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seperti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147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148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berikut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149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:</w:t>
      </w:r>
    </w:p>
    <w:p w14:paraId="74A19410" w14:textId="347D5B48" w:rsidR="00712F9C" w:rsidRPr="00CA56A0" w:rsidRDefault="004D44C0" w:rsidP="00712F9C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0"/>
          <w:szCs w:val="20"/>
          <w:lang w:val="en-US"/>
          <w:rPrChange w:id="150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  <w:r w:rsidRPr="00CA56A0">
        <w:rPr>
          <w:rFonts w:ascii="Times New Roman" w:hAnsi="Times New Roman" w:cs="Times New Roman"/>
          <w:noProof/>
          <w:sz w:val="20"/>
          <w:szCs w:val="20"/>
          <w:lang w:val="en-US"/>
          <w:rPrChange w:id="151" w:author="Shalma Nur Fadilla" w:date="2025-03-10T14:59:00Z">
            <w:rPr>
              <w:rFonts w:ascii="Times New Roman" w:hAnsi="Times New Roman" w:cs="Times New Roman"/>
              <w:noProof/>
              <w:sz w:val="18"/>
              <w:szCs w:val="18"/>
              <w:lang w:val="en-US"/>
            </w:rPr>
          </w:rPrChange>
        </w:rPr>
        <w:drawing>
          <wp:inline distT="0" distB="0" distL="0" distR="0" wp14:anchorId="4823B398" wp14:editId="7400DDBD">
            <wp:extent cx="3716020" cy="874454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0100" cy="87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9813" w14:textId="29E799C1" w:rsidR="00670E34" w:rsidRPr="00CA56A0" w:rsidRDefault="0087271B" w:rsidP="003A2BB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  <w:rPrChange w:id="152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153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Menekan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154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r w:rsidR="00563595" w:rsidRPr="00CA56A0">
        <w:rPr>
          <w:rFonts w:ascii="Times New Roman" w:hAnsi="Times New Roman" w:cs="Times New Roman"/>
          <w:i/>
          <w:iCs/>
          <w:sz w:val="20"/>
          <w:szCs w:val="20"/>
          <w:lang w:val="en-US"/>
          <w:rPrChange w:id="155" w:author="Shalma Nur Fadilla" w:date="2025-03-10T14:59:00Z">
            <w:rPr>
              <w:rFonts w:ascii="Times New Roman" w:hAnsi="Times New Roman" w:cs="Times New Roman"/>
              <w:i/>
              <w:iCs/>
              <w:sz w:val="18"/>
              <w:szCs w:val="18"/>
              <w:lang w:val="en-US"/>
            </w:rPr>
          </w:rPrChange>
        </w:rPr>
        <w:t>Ctrl + Shift + P</w:t>
      </w:r>
      <w:r w:rsidR="00563595" w:rsidRPr="00CA56A0">
        <w:rPr>
          <w:rFonts w:ascii="Times New Roman" w:hAnsi="Times New Roman" w:cs="Times New Roman"/>
          <w:sz w:val="20"/>
          <w:szCs w:val="20"/>
          <w:lang w:val="en-US"/>
          <w:rPrChange w:id="156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="00563595" w:rsidRPr="00CA56A0">
        <w:rPr>
          <w:rFonts w:ascii="Times New Roman" w:hAnsi="Times New Roman" w:cs="Times New Roman"/>
          <w:sz w:val="20"/>
          <w:szCs w:val="20"/>
          <w:lang w:val="en-US"/>
          <w:rPrChange w:id="157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untuk</w:t>
      </w:r>
      <w:proofErr w:type="spellEnd"/>
      <w:r w:rsidR="00563595" w:rsidRPr="00CA56A0">
        <w:rPr>
          <w:rFonts w:ascii="Times New Roman" w:hAnsi="Times New Roman" w:cs="Times New Roman"/>
          <w:sz w:val="20"/>
          <w:szCs w:val="20"/>
          <w:lang w:val="en-US"/>
          <w:rPrChange w:id="158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="00563595" w:rsidRPr="00CA56A0">
        <w:rPr>
          <w:rFonts w:ascii="Times New Roman" w:hAnsi="Times New Roman" w:cs="Times New Roman"/>
          <w:sz w:val="20"/>
          <w:szCs w:val="20"/>
          <w:lang w:val="en-US"/>
          <w:rPrChange w:id="159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membuka</w:t>
      </w:r>
      <w:proofErr w:type="spellEnd"/>
      <w:r w:rsidR="00563595" w:rsidRPr="00CA56A0">
        <w:rPr>
          <w:rFonts w:ascii="Times New Roman" w:hAnsi="Times New Roman" w:cs="Times New Roman"/>
          <w:sz w:val="20"/>
          <w:szCs w:val="20"/>
          <w:lang w:val="en-US"/>
          <w:rPrChange w:id="160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="00563595" w:rsidRPr="00CA56A0">
        <w:rPr>
          <w:rFonts w:ascii="Times New Roman" w:hAnsi="Times New Roman" w:cs="Times New Roman"/>
          <w:i/>
          <w:iCs/>
          <w:sz w:val="20"/>
          <w:szCs w:val="20"/>
          <w:lang w:val="en-US"/>
          <w:rPrChange w:id="161" w:author="Shalma Nur Fadilla" w:date="2025-03-10T14:59:00Z">
            <w:rPr>
              <w:rFonts w:ascii="Times New Roman" w:hAnsi="Times New Roman" w:cs="Times New Roman"/>
              <w:i/>
              <w:iCs/>
              <w:sz w:val="18"/>
              <w:szCs w:val="18"/>
              <w:lang w:val="en-US"/>
            </w:rPr>
          </w:rPrChange>
        </w:rPr>
        <w:t>palet</w:t>
      </w:r>
      <w:proofErr w:type="spellEnd"/>
      <w:r w:rsidR="00563595" w:rsidRPr="00CA56A0">
        <w:rPr>
          <w:rFonts w:ascii="Times New Roman" w:hAnsi="Times New Roman" w:cs="Times New Roman"/>
          <w:sz w:val="20"/>
          <w:szCs w:val="20"/>
          <w:lang w:val="en-US"/>
          <w:rPrChange w:id="162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VS Code, </w:t>
      </w:r>
      <w:proofErr w:type="spellStart"/>
      <w:r w:rsidR="00563595" w:rsidRPr="00CA56A0">
        <w:rPr>
          <w:rFonts w:ascii="Times New Roman" w:hAnsi="Times New Roman" w:cs="Times New Roman"/>
          <w:sz w:val="20"/>
          <w:szCs w:val="20"/>
          <w:lang w:val="en-US"/>
          <w:rPrChange w:id="163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kemudian</w:t>
      </w:r>
      <w:proofErr w:type="spellEnd"/>
      <w:r w:rsidR="00563595" w:rsidRPr="00CA56A0">
        <w:rPr>
          <w:rFonts w:ascii="Times New Roman" w:hAnsi="Times New Roman" w:cs="Times New Roman"/>
          <w:sz w:val="20"/>
          <w:szCs w:val="20"/>
          <w:lang w:val="en-US"/>
          <w:rPrChange w:id="164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="00563595" w:rsidRPr="00CA56A0">
        <w:rPr>
          <w:rFonts w:ascii="Times New Roman" w:hAnsi="Times New Roman" w:cs="Times New Roman"/>
          <w:sz w:val="20"/>
          <w:szCs w:val="20"/>
          <w:lang w:val="en-US"/>
          <w:rPrChange w:id="165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memilih</w:t>
      </w:r>
      <w:proofErr w:type="spellEnd"/>
      <w:r w:rsidR="00563595" w:rsidRPr="00CA56A0">
        <w:rPr>
          <w:rFonts w:ascii="Times New Roman" w:hAnsi="Times New Roman" w:cs="Times New Roman"/>
          <w:sz w:val="20"/>
          <w:szCs w:val="20"/>
          <w:lang w:val="en-US"/>
          <w:rPrChange w:id="166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“</w:t>
      </w:r>
      <w:proofErr w:type="spellStart"/>
      <w:r w:rsidR="00563595" w:rsidRPr="00CA56A0">
        <w:rPr>
          <w:rFonts w:ascii="Times New Roman" w:hAnsi="Times New Roman" w:cs="Times New Roman"/>
          <w:sz w:val="20"/>
          <w:szCs w:val="20"/>
          <w:lang w:val="en-US"/>
          <w:rPrChange w:id="167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Wokwi</w:t>
      </w:r>
      <w:proofErr w:type="spellEnd"/>
      <w:r w:rsidR="00563595" w:rsidRPr="00CA56A0">
        <w:rPr>
          <w:rFonts w:ascii="Times New Roman" w:hAnsi="Times New Roman" w:cs="Times New Roman"/>
          <w:sz w:val="20"/>
          <w:szCs w:val="20"/>
          <w:lang w:val="en-US"/>
          <w:rPrChange w:id="168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: Start Simulator” </w:t>
      </w:r>
      <w:proofErr w:type="spellStart"/>
      <w:r w:rsidR="00563595" w:rsidRPr="00CA56A0">
        <w:rPr>
          <w:rFonts w:ascii="Times New Roman" w:hAnsi="Times New Roman" w:cs="Times New Roman"/>
          <w:sz w:val="20"/>
          <w:szCs w:val="20"/>
          <w:lang w:val="en-US"/>
          <w:rPrChange w:id="169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untuk</w:t>
      </w:r>
      <w:proofErr w:type="spellEnd"/>
      <w:r w:rsidR="00563595" w:rsidRPr="00CA56A0">
        <w:rPr>
          <w:rFonts w:ascii="Times New Roman" w:hAnsi="Times New Roman" w:cs="Times New Roman"/>
          <w:sz w:val="20"/>
          <w:szCs w:val="20"/>
          <w:lang w:val="en-US"/>
          <w:rPrChange w:id="170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="00563595" w:rsidRPr="00CA56A0">
        <w:rPr>
          <w:rFonts w:ascii="Times New Roman" w:hAnsi="Times New Roman" w:cs="Times New Roman"/>
          <w:sz w:val="20"/>
          <w:szCs w:val="20"/>
          <w:lang w:val="en-US"/>
          <w:rPrChange w:id="171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melakukan</w:t>
      </w:r>
      <w:proofErr w:type="spellEnd"/>
      <w:r w:rsidR="00563595" w:rsidRPr="00CA56A0">
        <w:rPr>
          <w:rFonts w:ascii="Times New Roman" w:hAnsi="Times New Roman" w:cs="Times New Roman"/>
          <w:sz w:val="20"/>
          <w:szCs w:val="20"/>
          <w:lang w:val="en-US"/>
          <w:rPrChange w:id="172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r w:rsidR="00563595" w:rsidRPr="00CA56A0">
        <w:rPr>
          <w:rFonts w:ascii="Times New Roman" w:hAnsi="Times New Roman" w:cs="Times New Roman"/>
          <w:i/>
          <w:iCs/>
          <w:sz w:val="20"/>
          <w:szCs w:val="20"/>
          <w:lang w:val="en-US"/>
          <w:rPrChange w:id="173" w:author="Shalma Nur Fadilla" w:date="2025-03-10T14:59:00Z">
            <w:rPr>
              <w:rFonts w:ascii="Times New Roman" w:hAnsi="Times New Roman" w:cs="Times New Roman"/>
              <w:i/>
              <w:iCs/>
              <w:sz w:val="18"/>
              <w:szCs w:val="18"/>
              <w:lang w:val="en-US"/>
            </w:rPr>
          </w:rPrChange>
        </w:rPr>
        <w:t>running</w:t>
      </w:r>
      <w:r w:rsidR="00563595" w:rsidRPr="00CA56A0">
        <w:rPr>
          <w:rFonts w:ascii="Times New Roman" w:hAnsi="Times New Roman" w:cs="Times New Roman"/>
          <w:sz w:val="20"/>
          <w:szCs w:val="20"/>
          <w:lang w:val="en-US"/>
          <w:rPrChange w:id="174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program</w:t>
      </w:r>
    </w:p>
    <w:p w14:paraId="32A453EE" w14:textId="448BDEF4" w:rsidR="00670E34" w:rsidRPr="00CA56A0" w:rsidRDefault="00F94054" w:rsidP="003A2BB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  <w:rPrChange w:id="175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  <w:r w:rsidRPr="00CA56A0">
        <w:rPr>
          <w:rFonts w:ascii="Times New Roman" w:hAnsi="Times New Roman" w:cs="Times New Roman"/>
          <w:sz w:val="20"/>
          <w:szCs w:val="20"/>
          <w:lang w:val="en-US"/>
          <w:rPrChange w:id="176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Sensor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177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suhu</w:t>
      </w:r>
      <w:proofErr w:type="spellEnd"/>
      <w:r w:rsidR="00563595" w:rsidRPr="00CA56A0">
        <w:rPr>
          <w:rFonts w:ascii="Times New Roman" w:hAnsi="Times New Roman" w:cs="Times New Roman"/>
          <w:sz w:val="20"/>
          <w:szCs w:val="20"/>
          <w:lang w:val="en-US"/>
          <w:rPrChange w:id="178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Simulator </w:t>
      </w:r>
      <w:proofErr w:type="spellStart"/>
      <w:r w:rsidR="00563595" w:rsidRPr="00CA56A0">
        <w:rPr>
          <w:rFonts w:ascii="Times New Roman" w:hAnsi="Times New Roman" w:cs="Times New Roman"/>
          <w:sz w:val="20"/>
          <w:szCs w:val="20"/>
          <w:lang w:val="en-US"/>
          <w:rPrChange w:id="179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sudah</w:t>
      </w:r>
      <w:proofErr w:type="spellEnd"/>
      <w:r w:rsidR="00563595" w:rsidRPr="00CA56A0">
        <w:rPr>
          <w:rFonts w:ascii="Times New Roman" w:hAnsi="Times New Roman" w:cs="Times New Roman"/>
          <w:sz w:val="20"/>
          <w:szCs w:val="20"/>
          <w:lang w:val="en-US"/>
          <w:rPrChange w:id="180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="00563595" w:rsidRPr="00CA56A0">
        <w:rPr>
          <w:rFonts w:ascii="Times New Roman" w:hAnsi="Times New Roman" w:cs="Times New Roman"/>
          <w:sz w:val="20"/>
          <w:szCs w:val="20"/>
          <w:lang w:val="en-US"/>
          <w:rPrChange w:id="181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berhasil</w:t>
      </w:r>
      <w:proofErr w:type="spellEnd"/>
      <w:r w:rsidR="00563595" w:rsidRPr="00CA56A0">
        <w:rPr>
          <w:rFonts w:ascii="Times New Roman" w:hAnsi="Times New Roman" w:cs="Times New Roman"/>
          <w:sz w:val="20"/>
          <w:szCs w:val="20"/>
          <w:lang w:val="en-US"/>
          <w:rPrChange w:id="182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r w:rsidR="00563595" w:rsidRPr="00CA56A0">
        <w:rPr>
          <w:rFonts w:ascii="Times New Roman" w:hAnsi="Times New Roman" w:cs="Times New Roman"/>
          <w:i/>
          <w:iCs/>
          <w:sz w:val="20"/>
          <w:szCs w:val="20"/>
          <w:lang w:val="en-US"/>
          <w:rPrChange w:id="183" w:author="Shalma Nur Fadilla" w:date="2025-03-10T14:59:00Z">
            <w:rPr>
              <w:rFonts w:ascii="Times New Roman" w:hAnsi="Times New Roman" w:cs="Times New Roman"/>
              <w:i/>
              <w:iCs/>
              <w:sz w:val="18"/>
              <w:szCs w:val="18"/>
              <w:lang w:val="en-US"/>
            </w:rPr>
          </w:rPrChange>
        </w:rPr>
        <w:t>running</w:t>
      </w:r>
      <w:r w:rsidR="00563595" w:rsidRPr="00CA56A0">
        <w:rPr>
          <w:rFonts w:ascii="Times New Roman" w:hAnsi="Times New Roman" w:cs="Times New Roman"/>
          <w:sz w:val="20"/>
          <w:szCs w:val="20"/>
          <w:lang w:val="en-US"/>
          <w:rPrChange w:id="184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="00563595" w:rsidRPr="00CA56A0">
        <w:rPr>
          <w:rFonts w:ascii="Times New Roman" w:hAnsi="Times New Roman" w:cs="Times New Roman"/>
          <w:sz w:val="20"/>
          <w:szCs w:val="20"/>
          <w:lang w:val="en-US"/>
          <w:rPrChange w:id="185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sesuai</w:t>
      </w:r>
      <w:proofErr w:type="spellEnd"/>
      <w:r w:rsidR="00563595" w:rsidRPr="00CA56A0">
        <w:rPr>
          <w:rFonts w:ascii="Times New Roman" w:hAnsi="Times New Roman" w:cs="Times New Roman"/>
          <w:sz w:val="20"/>
          <w:szCs w:val="20"/>
          <w:lang w:val="en-US"/>
          <w:rPrChange w:id="186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="00563595" w:rsidRPr="00CA56A0">
        <w:rPr>
          <w:rFonts w:ascii="Times New Roman" w:hAnsi="Times New Roman" w:cs="Times New Roman"/>
          <w:sz w:val="20"/>
          <w:szCs w:val="20"/>
          <w:lang w:val="en-US"/>
          <w:rPrChange w:id="187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logika</w:t>
      </w:r>
      <w:proofErr w:type="spellEnd"/>
      <w:r w:rsidR="00563595" w:rsidRPr="00CA56A0">
        <w:rPr>
          <w:rFonts w:ascii="Times New Roman" w:hAnsi="Times New Roman" w:cs="Times New Roman"/>
          <w:sz w:val="20"/>
          <w:szCs w:val="20"/>
          <w:lang w:val="en-US"/>
          <w:rPrChange w:id="188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program pada file main.cpp</w:t>
      </w:r>
    </w:p>
    <w:p w14:paraId="6F6558F1" w14:textId="7D6EDC0A" w:rsidR="00670E34" w:rsidRPr="00CA56A0" w:rsidRDefault="00563595" w:rsidP="003A2BB8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  <w:rPrChange w:id="189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190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Menekan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191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r w:rsidRPr="00CA56A0">
        <w:rPr>
          <w:rFonts w:ascii="Times New Roman" w:hAnsi="Times New Roman" w:cs="Times New Roman"/>
          <w:i/>
          <w:iCs/>
          <w:sz w:val="20"/>
          <w:szCs w:val="20"/>
          <w:lang w:val="en-US"/>
          <w:rPrChange w:id="192" w:author="Shalma Nur Fadilla" w:date="2025-03-10T14:59:00Z">
            <w:rPr>
              <w:rFonts w:ascii="Times New Roman" w:hAnsi="Times New Roman" w:cs="Times New Roman"/>
              <w:i/>
              <w:iCs/>
              <w:sz w:val="18"/>
              <w:szCs w:val="18"/>
              <w:lang w:val="en-US"/>
            </w:rPr>
          </w:rPrChange>
        </w:rPr>
        <w:t>interface</w:t>
      </w:r>
      <w:r w:rsidRPr="00CA56A0">
        <w:rPr>
          <w:rFonts w:ascii="Times New Roman" w:hAnsi="Times New Roman" w:cs="Times New Roman"/>
          <w:sz w:val="20"/>
          <w:szCs w:val="20"/>
          <w:lang w:val="en-US"/>
          <w:rPrChange w:id="193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“Stop the simulation”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194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untuk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195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="00FB7E81" w:rsidRPr="00CA56A0">
        <w:rPr>
          <w:rFonts w:ascii="Times New Roman" w:hAnsi="Times New Roman" w:cs="Times New Roman"/>
          <w:sz w:val="20"/>
          <w:szCs w:val="20"/>
          <w:lang w:val="en-US"/>
          <w:rPrChange w:id="196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berhenti</w:t>
      </w:r>
      <w:proofErr w:type="spellEnd"/>
      <w:r w:rsidR="00FB7E81" w:rsidRPr="00CA56A0">
        <w:rPr>
          <w:rFonts w:ascii="Times New Roman" w:hAnsi="Times New Roman" w:cs="Times New Roman"/>
          <w:sz w:val="20"/>
          <w:szCs w:val="20"/>
          <w:lang w:val="en-US"/>
          <w:rPrChange w:id="197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="00FB7E81" w:rsidRPr="00CA56A0">
        <w:rPr>
          <w:rFonts w:ascii="Times New Roman" w:hAnsi="Times New Roman" w:cs="Times New Roman"/>
          <w:sz w:val="20"/>
          <w:szCs w:val="20"/>
          <w:lang w:val="en-US"/>
          <w:rPrChange w:id="198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menjalankan</w:t>
      </w:r>
      <w:proofErr w:type="spellEnd"/>
      <w:r w:rsidR="00FB7E81" w:rsidRPr="00CA56A0">
        <w:rPr>
          <w:rFonts w:ascii="Times New Roman" w:hAnsi="Times New Roman" w:cs="Times New Roman"/>
          <w:sz w:val="20"/>
          <w:szCs w:val="20"/>
          <w:lang w:val="en-US"/>
          <w:rPrChange w:id="199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simulator</w:t>
      </w:r>
    </w:p>
    <w:p w14:paraId="43C427E5" w14:textId="77777777" w:rsidR="000154E5" w:rsidRPr="00CA56A0" w:rsidRDefault="000154E5" w:rsidP="003A2BB8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  <w:rPrChange w:id="200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</w:p>
    <w:p w14:paraId="126B97D2" w14:textId="3DBFD278" w:rsidR="00503A5F" w:rsidRPr="00CA56A0" w:rsidRDefault="00503A5F" w:rsidP="003A2BB8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  <w:rPrChange w:id="201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  <w:r w:rsidRPr="00CA56A0">
        <w:rPr>
          <w:rFonts w:ascii="Times New Roman" w:hAnsi="Times New Roman" w:cs="Times New Roman"/>
          <w:sz w:val="20"/>
          <w:szCs w:val="20"/>
          <w:lang w:val="en-US"/>
          <w:rPrChange w:id="202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Results and Discussion</w:t>
      </w:r>
    </w:p>
    <w:p w14:paraId="332A5918" w14:textId="455E0AA8" w:rsidR="000154E5" w:rsidRPr="00CA56A0" w:rsidRDefault="00503A5F" w:rsidP="003A2BB8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  <w:rPrChange w:id="203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  <w:r w:rsidRPr="00CA56A0">
        <w:rPr>
          <w:rFonts w:ascii="Times New Roman" w:hAnsi="Times New Roman" w:cs="Times New Roman"/>
          <w:sz w:val="20"/>
          <w:szCs w:val="20"/>
          <w:lang w:val="en-US"/>
          <w:rPrChange w:id="204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Experimental Results</w:t>
      </w:r>
    </w:p>
    <w:p w14:paraId="3362EBF5" w14:textId="209BCB67" w:rsidR="00FB7E81" w:rsidRPr="00CA56A0" w:rsidRDefault="0086476A" w:rsidP="003A2BB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0"/>
          <w:szCs w:val="20"/>
          <w:lang w:val="en-US"/>
          <w:rPrChange w:id="205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206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Praktek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207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Relay, LED, dan Button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208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berhasil</w:t>
      </w:r>
      <w:proofErr w:type="spellEnd"/>
    </w:p>
    <w:p w14:paraId="7C41FB75" w14:textId="3C90FA05" w:rsidR="007A0003" w:rsidRPr="00CA56A0" w:rsidRDefault="004D44C0" w:rsidP="000115FC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0"/>
          <w:szCs w:val="20"/>
          <w:lang w:val="en-US"/>
          <w:rPrChange w:id="209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  <w:r w:rsidRPr="00CA56A0">
        <w:rPr>
          <w:rFonts w:ascii="Times New Roman" w:hAnsi="Times New Roman" w:cs="Times New Roman"/>
          <w:noProof/>
          <w:sz w:val="20"/>
          <w:szCs w:val="20"/>
          <w:lang w:val="en-US"/>
          <w:rPrChange w:id="210" w:author="Shalma Nur Fadilla" w:date="2025-03-10T14:59:00Z">
            <w:rPr>
              <w:rFonts w:ascii="Times New Roman" w:hAnsi="Times New Roman" w:cs="Times New Roman"/>
              <w:noProof/>
              <w:sz w:val="18"/>
              <w:szCs w:val="18"/>
              <w:lang w:val="en-US"/>
            </w:rPr>
          </w:rPrChange>
        </w:rPr>
        <w:drawing>
          <wp:inline distT="0" distB="0" distL="0" distR="0" wp14:anchorId="20D463F1" wp14:editId="4945FB12">
            <wp:extent cx="2042802" cy="20688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0820" cy="208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E3C0" w14:textId="4FF6F0D0" w:rsidR="00FB7E81" w:rsidRPr="00CA56A0" w:rsidRDefault="004D44C0" w:rsidP="003A2BB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0"/>
          <w:szCs w:val="20"/>
          <w:lang w:val="en-US"/>
          <w:rPrChange w:id="211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212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lastRenderedPageBreak/>
        <w:t>Saat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213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button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214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nya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215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di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216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klik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217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,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218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maka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219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LED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220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akan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221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222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menyala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223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.</w:t>
      </w:r>
    </w:p>
    <w:p w14:paraId="1419AFE7" w14:textId="430B3500" w:rsidR="000154E5" w:rsidRPr="00CA56A0" w:rsidRDefault="004D44C0" w:rsidP="003A2BB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0"/>
          <w:szCs w:val="20"/>
          <w:lang w:val="en-US"/>
          <w:rPrChange w:id="224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  <w:r w:rsidRPr="00CA56A0">
        <w:rPr>
          <w:rFonts w:ascii="Times New Roman" w:hAnsi="Times New Roman" w:cs="Times New Roman"/>
          <w:noProof/>
          <w:sz w:val="20"/>
          <w:szCs w:val="20"/>
          <w:lang w:val="en-US"/>
          <w:rPrChange w:id="225" w:author="Shalma Nur Fadilla" w:date="2025-03-10T14:59:00Z">
            <w:rPr>
              <w:rFonts w:ascii="Times New Roman" w:hAnsi="Times New Roman" w:cs="Times New Roman"/>
              <w:noProof/>
              <w:sz w:val="18"/>
              <w:szCs w:val="18"/>
              <w:lang w:val="en-US"/>
            </w:rPr>
          </w:rPrChange>
        </w:rPr>
        <w:drawing>
          <wp:inline distT="0" distB="0" distL="0" distR="0" wp14:anchorId="1FFD264E" wp14:editId="35FEF544">
            <wp:extent cx="3011799" cy="2243667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4272" cy="2245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053F" w14:textId="77777777" w:rsidR="000154E5" w:rsidRPr="00CA56A0" w:rsidRDefault="000154E5" w:rsidP="003A2BB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0"/>
          <w:szCs w:val="20"/>
          <w:lang w:val="en-US"/>
          <w:rPrChange w:id="226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</w:p>
    <w:p w14:paraId="2182A7B9" w14:textId="0A58BFEA" w:rsidR="00503A5F" w:rsidRPr="00CA56A0" w:rsidRDefault="00503A5F" w:rsidP="003A2BB8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  <w:rPrChange w:id="227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  <w:r w:rsidRPr="00CA56A0">
        <w:rPr>
          <w:rFonts w:ascii="Times New Roman" w:hAnsi="Times New Roman" w:cs="Times New Roman"/>
          <w:sz w:val="20"/>
          <w:szCs w:val="20"/>
          <w:lang w:val="en-US"/>
          <w:rPrChange w:id="228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Appendix</w:t>
      </w:r>
    </w:p>
    <w:p w14:paraId="21C5F118" w14:textId="4D7D388D" w:rsidR="00CF624E" w:rsidRPr="00CA56A0" w:rsidRDefault="007A0003" w:rsidP="000115F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  <w:rPrChange w:id="229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230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Tampilan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231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232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keseluruhan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233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:</w:t>
      </w:r>
    </w:p>
    <w:p w14:paraId="3A9E8159" w14:textId="2FD36DDC" w:rsidR="00BF7581" w:rsidRPr="00CA56A0" w:rsidRDefault="004D44C0" w:rsidP="00712F9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  <w:rPrChange w:id="234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  <w:r w:rsidRPr="00CA56A0">
        <w:rPr>
          <w:rFonts w:ascii="Times New Roman" w:hAnsi="Times New Roman" w:cs="Times New Roman"/>
          <w:noProof/>
          <w:sz w:val="20"/>
          <w:szCs w:val="20"/>
          <w:lang w:val="en-US"/>
          <w:rPrChange w:id="235" w:author="Shalma Nur Fadilla" w:date="2025-03-10T14:59:00Z">
            <w:rPr>
              <w:rFonts w:ascii="Times New Roman" w:hAnsi="Times New Roman" w:cs="Times New Roman"/>
              <w:noProof/>
              <w:sz w:val="18"/>
              <w:szCs w:val="18"/>
              <w:lang w:val="en-US"/>
            </w:rPr>
          </w:rPrChange>
        </w:rPr>
        <w:drawing>
          <wp:inline distT="0" distB="0" distL="0" distR="0" wp14:anchorId="7D8728CA" wp14:editId="32BE7498">
            <wp:extent cx="3403600" cy="2221050"/>
            <wp:effectExtent l="0" t="0" r="635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6563" cy="222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581" w:rsidRPr="00CA56A0">
        <w:rPr>
          <w:rFonts w:ascii="Times New Roman" w:hAnsi="Times New Roman" w:cs="Times New Roman"/>
          <w:sz w:val="20"/>
          <w:szCs w:val="20"/>
          <w:lang w:val="en-US"/>
          <w:rPrChange w:id="236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br w:type="page"/>
      </w:r>
    </w:p>
    <w:p w14:paraId="1C6A8A11" w14:textId="1774E7D6" w:rsidR="00BF7581" w:rsidRPr="00CA56A0" w:rsidRDefault="00BF7581" w:rsidP="003A2BB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CA56A0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Praktik</w:t>
      </w:r>
      <w:proofErr w:type="spellEnd"/>
      <w:r w:rsidRPr="00CA56A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A56A0">
        <w:rPr>
          <w:rFonts w:ascii="Times New Roman" w:hAnsi="Times New Roman" w:cs="Times New Roman"/>
          <w:b/>
          <w:bCs/>
          <w:sz w:val="28"/>
          <w:szCs w:val="28"/>
          <w:lang w:val="en-US"/>
        </w:rPr>
        <w:t>Simulasi</w:t>
      </w:r>
      <w:proofErr w:type="spellEnd"/>
      <w:r w:rsidRPr="00CA56A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Sensor Jarak</w:t>
      </w:r>
      <w:r w:rsidR="00127E08" w:rsidRPr="00CA56A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(</w:t>
      </w:r>
      <w:r w:rsidR="00127E08" w:rsidRPr="00CA56A0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Ultrasonic</w:t>
      </w:r>
      <w:r w:rsidR="00127E08" w:rsidRPr="00CA56A0">
        <w:rPr>
          <w:rFonts w:ascii="Times New Roman" w:hAnsi="Times New Roman" w:cs="Times New Roman"/>
          <w:b/>
          <w:bCs/>
          <w:sz w:val="28"/>
          <w:szCs w:val="28"/>
          <w:lang w:val="en-US"/>
        </w:rPr>
        <w:t>)</w:t>
      </w:r>
    </w:p>
    <w:p w14:paraId="3E3F7C7A" w14:textId="77777777" w:rsidR="00BF7581" w:rsidRPr="00CA56A0" w:rsidRDefault="00BF7581" w:rsidP="003A2BB8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CA56A0">
        <w:rPr>
          <w:rFonts w:ascii="Times New Roman" w:hAnsi="Times New Roman" w:cs="Times New Roman"/>
          <w:i/>
          <w:iCs/>
          <w:sz w:val="24"/>
          <w:szCs w:val="24"/>
          <w:lang w:val="en-US"/>
        </w:rPr>
        <w:t>Shalma Nur Fadilla</w:t>
      </w:r>
    </w:p>
    <w:p w14:paraId="2497270B" w14:textId="77777777" w:rsidR="00BF7581" w:rsidRPr="00CA56A0" w:rsidRDefault="00BF7581" w:rsidP="003A2BB8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CA56A0">
        <w:rPr>
          <w:rFonts w:ascii="Times New Roman" w:hAnsi="Times New Roman" w:cs="Times New Roman"/>
          <w:i/>
          <w:iCs/>
          <w:sz w:val="24"/>
          <w:szCs w:val="24"/>
          <w:lang w:val="en-US"/>
        </w:rPr>
        <w:t>Fakultas</w:t>
      </w:r>
      <w:proofErr w:type="spellEnd"/>
      <w:r w:rsidRPr="00CA56A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CA56A0">
        <w:rPr>
          <w:rFonts w:ascii="Times New Roman" w:hAnsi="Times New Roman" w:cs="Times New Roman"/>
          <w:i/>
          <w:iCs/>
          <w:sz w:val="24"/>
          <w:szCs w:val="24"/>
          <w:lang w:val="en-US"/>
        </w:rPr>
        <w:t>Vokasi</w:t>
      </w:r>
      <w:proofErr w:type="spellEnd"/>
      <w:r w:rsidRPr="00CA56A0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, Universitas </w:t>
      </w:r>
      <w:proofErr w:type="spellStart"/>
      <w:r w:rsidRPr="00CA56A0">
        <w:rPr>
          <w:rFonts w:ascii="Times New Roman" w:hAnsi="Times New Roman" w:cs="Times New Roman"/>
          <w:i/>
          <w:iCs/>
          <w:sz w:val="24"/>
          <w:szCs w:val="24"/>
          <w:lang w:val="en-US"/>
        </w:rPr>
        <w:t>Brawijaya</w:t>
      </w:r>
      <w:proofErr w:type="spellEnd"/>
    </w:p>
    <w:p w14:paraId="55C198DA" w14:textId="77777777" w:rsidR="00BF7581" w:rsidRPr="00CA56A0" w:rsidRDefault="00BF7581" w:rsidP="003A2BB8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CA56A0">
        <w:rPr>
          <w:rFonts w:ascii="Times New Roman" w:hAnsi="Times New Roman" w:cs="Times New Roman"/>
          <w:i/>
          <w:iCs/>
          <w:sz w:val="24"/>
          <w:szCs w:val="24"/>
          <w:lang w:val="en-US"/>
        </w:rPr>
        <w:t>Email: shalmafadilla28@gmail.com</w:t>
      </w:r>
    </w:p>
    <w:p w14:paraId="7F11C473" w14:textId="77777777" w:rsidR="00BF7581" w:rsidRPr="00CA56A0" w:rsidRDefault="00BF7581" w:rsidP="003A2BB8">
      <w:pPr>
        <w:spacing w:after="0" w:line="360" w:lineRule="auto"/>
        <w:jc w:val="center"/>
        <w:rPr>
          <w:rFonts w:ascii="Times New Roman" w:hAnsi="Times New Roman" w:cs="Times New Roman"/>
          <w:sz w:val="20"/>
          <w:szCs w:val="20"/>
          <w:lang w:val="en-US"/>
          <w:rPrChange w:id="237" w:author="Shalma Nur Fadilla" w:date="2025-03-10T14:59:00Z">
            <w:rPr>
              <w:rFonts w:ascii="Times New Roman" w:hAnsi="Times New Roman" w:cs="Times New Roman"/>
              <w:sz w:val="24"/>
              <w:szCs w:val="24"/>
              <w:lang w:val="en-US"/>
            </w:rPr>
          </w:rPrChange>
        </w:rPr>
      </w:pPr>
    </w:p>
    <w:p w14:paraId="67AA6723" w14:textId="14E3AC9D" w:rsidR="00BF7581" w:rsidRPr="00CA56A0" w:rsidDel="00901E96" w:rsidRDefault="00BF7581" w:rsidP="003A2BB8">
      <w:pPr>
        <w:spacing w:after="0" w:line="360" w:lineRule="auto"/>
        <w:jc w:val="both"/>
        <w:rPr>
          <w:del w:id="238" w:author="Shalma Nur Fadilla" w:date="2025-03-10T14:24:00Z"/>
          <w:rFonts w:ascii="Times New Roman" w:hAnsi="Times New Roman" w:cs="Times New Roman"/>
          <w:color w:val="000000"/>
          <w:sz w:val="20"/>
          <w:szCs w:val="20"/>
        </w:rPr>
      </w:pPr>
      <w:proofErr w:type="spellStart"/>
      <w:r w:rsidRPr="00CA56A0">
        <w:rPr>
          <w:rFonts w:ascii="Times New Roman" w:hAnsi="Times New Roman" w:cs="Times New Roman"/>
          <w:color w:val="000000"/>
          <w:sz w:val="20"/>
          <w:szCs w:val="20"/>
        </w:rPr>
        <w:t>Praktik</w:t>
      </w:r>
      <w:proofErr w:type="spellEnd"/>
      <w:r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86476A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pada Bab 11 </w:t>
      </w:r>
      <w:proofErr w:type="spellStart"/>
      <w:r w:rsidRPr="00CA56A0">
        <w:rPr>
          <w:rFonts w:ascii="Times New Roman" w:hAnsi="Times New Roman" w:cs="Times New Roman"/>
          <w:color w:val="000000"/>
          <w:sz w:val="20"/>
          <w:szCs w:val="20"/>
        </w:rPr>
        <w:t>ini</w:t>
      </w:r>
      <w:proofErr w:type="spellEnd"/>
      <w:r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CA56A0">
        <w:rPr>
          <w:rFonts w:ascii="Times New Roman" w:hAnsi="Times New Roman" w:cs="Times New Roman"/>
          <w:color w:val="000000"/>
          <w:sz w:val="20"/>
          <w:szCs w:val="20"/>
        </w:rPr>
        <w:t>dilakukan</w:t>
      </w:r>
      <w:proofErr w:type="spellEnd"/>
      <w:r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CA56A0">
        <w:rPr>
          <w:rFonts w:ascii="Times New Roman" w:hAnsi="Times New Roman" w:cs="Times New Roman"/>
          <w:color w:val="000000"/>
          <w:sz w:val="20"/>
          <w:szCs w:val="20"/>
        </w:rPr>
        <w:t>untuk</w:t>
      </w:r>
      <w:proofErr w:type="spellEnd"/>
      <w:r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CA56A0">
        <w:rPr>
          <w:rFonts w:ascii="Times New Roman" w:hAnsi="Times New Roman" w:cs="Times New Roman"/>
          <w:color w:val="000000"/>
          <w:sz w:val="20"/>
          <w:szCs w:val="20"/>
        </w:rPr>
        <w:t>membuat</w:t>
      </w:r>
      <w:proofErr w:type="spellEnd"/>
      <w:r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CA56A0">
        <w:rPr>
          <w:rFonts w:ascii="Times New Roman" w:hAnsi="Times New Roman" w:cs="Times New Roman"/>
          <w:color w:val="000000"/>
          <w:sz w:val="20"/>
          <w:szCs w:val="20"/>
        </w:rPr>
        <w:t>rangkaian</w:t>
      </w:r>
      <w:proofErr w:type="spellEnd"/>
      <w:r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sensor</w:t>
      </w:r>
      <w:r w:rsidR="0086476A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86476A" w:rsidRPr="00CA56A0">
        <w:rPr>
          <w:rFonts w:ascii="Times New Roman" w:hAnsi="Times New Roman" w:cs="Times New Roman"/>
          <w:color w:val="000000"/>
          <w:sz w:val="20"/>
          <w:szCs w:val="20"/>
        </w:rPr>
        <w:t>jarak</w:t>
      </w:r>
      <w:proofErr w:type="spellEnd"/>
      <w:r w:rsidR="0086476A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(</w:t>
      </w:r>
      <w:r w:rsidR="0086476A" w:rsidRPr="00CA56A0">
        <w:rPr>
          <w:rFonts w:ascii="Times New Roman" w:hAnsi="Times New Roman" w:cs="Times New Roman"/>
          <w:i/>
          <w:iCs/>
          <w:color w:val="000000"/>
          <w:sz w:val="20"/>
          <w:szCs w:val="20"/>
        </w:rPr>
        <w:t>Ultrasonic</w:t>
      </w:r>
      <w:r w:rsidR="0086476A" w:rsidRPr="00CA56A0">
        <w:rPr>
          <w:rFonts w:ascii="Times New Roman" w:hAnsi="Times New Roman" w:cs="Times New Roman"/>
          <w:color w:val="000000"/>
          <w:sz w:val="20"/>
          <w:szCs w:val="20"/>
        </w:rPr>
        <w:t>)</w:t>
      </w:r>
      <w:r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proofErr w:type="spellStart"/>
      <w:r w:rsidRPr="00CA56A0">
        <w:rPr>
          <w:rFonts w:ascii="Times New Roman" w:hAnsi="Times New Roman" w:cs="Times New Roman"/>
          <w:color w:val="000000"/>
          <w:sz w:val="20"/>
          <w:szCs w:val="20"/>
        </w:rPr>
        <w:t>guna</w:t>
      </w:r>
      <w:proofErr w:type="spellEnd"/>
      <w:r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86476A" w:rsidRPr="00CA56A0">
        <w:rPr>
          <w:rFonts w:ascii="Times New Roman" w:hAnsi="Times New Roman" w:cs="Times New Roman"/>
          <w:color w:val="000000"/>
          <w:sz w:val="20"/>
          <w:szCs w:val="20"/>
        </w:rPr>
        <w:t>mengukur</w:t>
      </w:r>
      <w:proofErr w:type="spellEnd"/>
      <w:r w:rsidR="0086476A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86476A" w:rsidRPr="00CA56A0">
        <w:rPr>
          <w:rFonts w:ascii="Times New Roman" w:hAnsi="Times New Roman" w:cs="Times New Roman"/>
          <w:color w:val="000000"/>
          <w:sz w:val="20"/>
          <w:szCs w:val="20"/>
        </w:rPr>
        <w:t>jarak</w:t>
      </w:r>
      <w:proofErr w:type="spellEnd"/>
      <w:r w:rsidR="0086476A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r w:rsidR="0086476A" w:rsidRPr="00CA56A0">
        <w:rPr>
          <w:rFonts w:ascii="Times New Roman" w:hAnsi="Times New Roman" w:cs="Times New Roman"/>
          <w:i/>
          <w:iCs/>
          <w:color w:val="000000"/>
          <w:sz w:val="20"/>
          <w:szCs w:val="20"/>
        </w:rPr>
        <w:t>ultrasonic.</w:t>
      </w:r>
      <w:r w:rsidR="0086476A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86476A" w:rsidRPr="00CA56A0">
        <w:rPr>
          <w:rFonts w:ascii="Times New Roman" w:hAnsi="Times New Roman" w:cs="Times New Roman"/>
          <w:color w:val="000000"/>
          <w:sz w:val="20"/>
          <w:szCs w:val="20"/>
        </w:rPr>
        <w:t>Menggnakan</w:t>
      </w:r>
      <w:proofErr w:type="spellEnd"/>
      <w:r w:rsidR="0086476A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86476A" w:rsidRPr="00CA56A0">
        <w:rPr>
          <w:rFonts w:ascii="Times New Roman" w:hAnsi="Times New Roman" w:cs="Times New Roman"/>
          <w:i/>
          <w:iCs/>
          <w:color w:val="000000"/>
          <w:sz w:val="20"/>
          <w:szCs w:val="20"/>
        </w:rPr>
        <w:t>extention</w:t>
      </w:r>
      <w:proofErr w:type="spellEnd"/>
      <w:r w:rsidR="0086476A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901E96" w:rsidRPr="00CA56A0">
        <w:rPr>
          <w:rFonts w:ascii="Times New Roman" w:hAnsi="Times New Roman" w:cs="Times New Roman"/>
          <w:color w:val="000000"/>
          <w:sz w:val="20"/>
          <w:szCs w:val="20"/>
        </w:rPr>
        <w:t>Wokwi</w:t>
      </w:r>
      <w:proofErr w:type="spellEnd"/>
      <w:r w:rsidR="00901E96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Simulator dan </w:t>
      </w:r>
      <w:proofErr w:type="spellStart"/>
      <w:r w:rsidR="00901E96" w:rsidRPr="00CA56A0">
        <w:rPr>
          <w:rFonts w:ascii="Times New Roman" w:hAnsi="Times New Roman" w:cs="Times New Roman"/>
          <w:color w:val="000000"/>
          <w:sz w:val="20"/>
          <w:szCs w:val="20"/>
        </w:rPr>
        <w:t>PlatformIO</w:t>
      </w:r>
      <w:proofErr w:type="spellEnd"/>
      <w:r w:rsidR="00901E96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IDE pada </w:t>
      </w:r>
      <w:proofErr w:type="spellStart"/>
      <w:r w:rsidR="00901E96" w:rsidRPr="00CA56A0">
        <w:rPr>
          <w:rFonts w:ascii="Times New Roman" w:hAnsi="Times New Roman" w:cs="Times New Roman"/>
          <w:color w:val="000000"/>
          <w:sz w:val="20"/>
          <w:szCs w:val="20"/>
        </w:rPr>
        <w:t>teks</w:t>
      </w:r>
      <w:proofErr w:type="spellEnd"/>
      <w:r w:rsidR="00901E96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editor Visual Studio Code. </w:t>
      </w:r>
      <w:proofErr w:type="spellStart"/>
      <w:r w:rsidR="00901E96" w:rsidRPr="00CA56A0">
        <w:rPr>
          <w:rFonts w:ascii="Times New Roman" w:hAnsi="Times New Roman" w:cs="Times New Roman"/>
          <w:color w:val="000000"/>
          <w:sz w:val="20"/>
          <w:szCs w:val="20"/>
        </w:rPr>
        <w:t>Ini</w:t>
      </w:r>
      <w:proofErr w:type="spellEnd"/>
      <w:r w:rsidR="00901E96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901E96" w:rsidRPr="00CA56A0">
        <w:rPr>
          <w:rFonts w:ascii="Times New Roman" w:hAnsi="Times New Roman" w:cs="Times New Roman"/>
          <w:color w:val="000000"/>
          <w:sz w:val="20"/>
          <w:szCs w:val="20"/>
        </w:rPr>
        <w:t>menghasilkan</w:t>
      </w:r>
      <w:proofErr w:type="spellEnd"/>
      <w:r w:rsidR="00901E96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901E96" w:rsidRPr="00CA56A0">
        <w:rPr>
          <w:rFonts w:ascii="Times New Roman" w:hAnsi="Times New Roman" w:cs="Times New Roman"/>
          <w:color w:val="000000"/>
          <w:sz w:val="20"/>
          <w:szCs w:val="20"/>
        </w:rPr>
        <w:t>suatu</w:t>
      </w:r>
      <w:proofErr w:type="spellEnd"/>
      <w:r w:rsidR="00901E96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901E96" w:rsidRPr="00CA56A0">
        <w:rPr>
          <w:rFonts w:ascii="Times New Roman" w:hAnsi="Times New Roman" w:cs="Times New Roman"/>
          <w:color w:val="000000"/>
          <w:sz w:val="20"/>
          <w:szCs w:val="20"/>
        </w:rPr>
        <w:t>rangkaian</w:t>
      </w:r>
      <w:proofErr w:type="spellEnd"/>
      <w:r w:rsidR="00901E96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yang </w:t>
      </w:r>
      <w:proofErr w:type="spellStart"/>
      <w:r w:rsidR="00901E96" w:rsidRPr="00CA56A0">
        <w:rPr>
          <w:rFonts w:ascii="Times New Roman" w:hAnsi="Times New Roman" w:cs="Times New Roman"/>
          <w:color w:val="000000"/>
          <w:sz w:val="20"/>
          <w:szCs w:val="20"/>
        </w:rPr>
        <w:t>dapat</w:t>
      </w:r>
      <w:proofErr w:type="spellEnd"/>
      <w:r w:rsidR="00901E96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901E96" w:rsidRPr="00CA56A0">
        <w:rPr>
          <w:rFonts w:ascii="Times New Roman" w:hAnsi="Times New Roman" w:cs="Times New Roman"/>
          <w:color w:val="000000"/>
          <w:sz w:val="20"/>
          <w:szCs w:val="20"/>
        </w:rPr>
        <w:t>mengukur</w:t>
      </w:r>
      <w:proofErr w:type="spellEnd"/>
      <w:r w:rsidR="00901E96" w:rsidRPr="00CA56A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="00901E96" w:rsidRPr="00CA56A0">
        <w:rPr>
          <w:rFonts w:ascii="Times New Roman" w:hAnsi="Times New Roman" w:cs="Times New Roman"/>
          <w:color w:val="000000"/>
          <w:sz w:val="20"/>
          <w:szCs w:val="20"/>
        </w:rPr>
        <w:t>jarak</w:t>
      </w:r>
      <w:proofErr w:type="spellEnd"/>
      <w:r w:rsidR="00901E96" w:rsidRPr="00CA56A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7D61C14C" w14:textId="77777777" w:rsidR="00901E96" w:rsidRPr="00CA56A0" w:rsidRDefault="00901E96" w:rsidP="003A2BB8">
      <w:pPr>
        <w:spacing w:after="0" w:line="360" w:lineRule="auto"/>
        <w:jc w:val="both"/>
        <w:rPr>
          <w:ins w:id="239" w:author="Shalma Nur Fadilla" w:date="2025-03-10T14:25:00Z"/>
          <w:rFonts w:ascii="Times New Roman" w:hAnsi="Times New Roman" w:cs="Times New Roman"/>
          <w:color w:val="000000"/>
          <w:sz w:val="20"/>
          <w:szCs w:val="20"/>
        </w:rPr>
      </w:pPr>
    </w:p>
    <w:p w14:paraId="2DA42123" w14:textId="77777777" w:rsidR="00901E96" w:rsidRPr="00CA56A0" w:rsidRDefault="00901E96" w:rsidP="003A2BB8">
      <w:pPr>
        <w:spacing w:after="0" w:line="360" w:lineRule="auto"/>
        <w:jc w:val="both"/>
        <w:rPr>
          <w:ins w:id="240" w:author="Shalma Nur Fadilla" w:date="2025-03-10T14:25:00Z"/>
          <w:rFonts w:ascii="Times New Roman" w:hAnsi="Times New Roman" w:cs="Times New Roman"/>
          <w:color w:val="000000"/>
          <w:sz w:val="20"/>
          <w:szCs w:val="20"/>
        </w:rPr>
      </w:pPr>
    </w:p>
    <w:p w14:paraId="0F439132" w14:textId="12117442" w:rsidR="00BF7581" w:rsidDel="00CA56A0" w:rsidRDefault="00901E96" w:rsidP="003A2BB8">
      <w:pPr>
        <w:spacing w:after="0" w:line="360" w:lineRule="auto"/>
        <w:jc w:val="both"/>
        <w:rPr>
          <w:del w:id="241" w:author="Shalma Nur Fadilla" w:date="2025-03-10T14:24:00Z"/>
          <w:rFonts w:ascii="Times New Roman" w:hAnsi="Times New Roman" w:cs="Times New Roman"/>
          <w:color w:val="000000"/>
          <w:sz w:val="20"/>
          <w:szCs w:val="20"/>
        </w:rPr>
      </w:pPr>
      <w:ins w:id="242" w:author="Shalma Nur Fadilla" w:date="2025-03-10T14:25:00Z">
        <w:r w:rsidRPr="00CA56A0">
          <w:rPr>
            <w:rFonts w:ascii="Times New Roman" w:hAnsi="Times New Roman" w:cs="Times New Roman"/>
            <w:color w:val="000000"/>
            <w:sz w:val="20"/>
            <w:szCs w:val="20"/>
          </w:rPr>
          <w:t>Keywords – Sensor Jarak (</w:t>
        </w:r>
        <w:r w:rsidRPr="00CA56A0">
          <w:rPr>
            <w:rFonts w:ascii="Times New Roman" w:hAnsi="Times New Roman" w:cs="Times New Roman"/>
            <w:i/>
            <w:iCs/>
            <w:color w:val="000000"/>
            <w:sz w:val="20"/>
            <w:szCs w:val="20"/>
          </w:rPr>
          <w:t>Ultrasonic</w:t>
        </w:r>
        <w:r w:rsidRPr="00CA56A0">
          <w:rPr>
            <w:rFonts w:ascii="Times New Roman" w:hAnsi="Times New Roman" w:cs="Times New Roman"/>
            <w:color w:val="000000"/>
            <w:sz w:val="20"/>
            <w:szCs w:val="20"/>
          </w:rPr>
          <w:t xml:space="preserve">), </w:t>
        </w:r>
        <w:proofErr w:type="spellStart"/>
        <w:r w:rsidRPr="00CA56A0">
          <w:rPr>
            <w:rFonts w:ascii="Times New Roman" w:hAnsi="Times New Roman" w:cs="Times New Roman"/>
            <w:color w:val="000000"/>
            <w:sz w:val="20"/>
            <w:szCs w:val="20"/>
          </w:rPr>
          <w:t>Wokwi</w:t>
        </w:r>
        <w:proofErr w:type="spellEnd"/>
        <w:r w:rsidRPr="00CA56A0">
          <w:rPr>
            <w:rFonts w:ascii="Times New Roman" w:hAnsi="Times New Roman" w:cs="Times New Roman"/>
            <w:color w:val="000000"/>
            <w:sz w:val="20"/>
            <w:szCs w:val="20"/>
          </w:rPr>
          <w:t xml:space="preserve"> Simulator, </w:t>
        </w:r>
        <w:proofErr w:type="spellStart"/>
        <w:r w:rsidRPr="00CA56A0">
          <w:rPr>
            <w:rFonts w:ascii="Times New Roman" w:hAnsi="Times New Roman" w:cs="Times New Roman"/>
            <w:color w:val="000000"/>
            <w:sz w:val="20"/>
            <w:szCs w:val="20"/>
          </w:rPr>
          <w:t>PlatformIO</w:t>
        </w:r>
      </w:ins>
      <w:proofErr w:type="spellEnd"/>
    </w:p>
    <w:p w14:paraId="42A5D47A" w14:textId="77777777" w:rsidR="00CA56A0" w:rsidRPr="00CA56A0" w:rsidRDefault="00CA56A0" w:rsidP="003A2BB8">
      <w:pPr>
        <w:spacing w:after="0" w:line="360" w:lineRule="auto"/>
        <w:jc w:val="both"/>
        <w:rPr>
          <w:ins w:id="243" w:author="Shalma Nur Fadilla" w:date="2025-03-10T15:00:00Z"/>
          <w:rFonts w:ascii="Times New Roman" w:hAnsi="Times New Roman" w:cs="Times New Roman"/>
          <w:color w:val="000000"/>
          <w:sz w:val="20"/>
          <w:szCs w:val="20"/>
        </w:rPr>
      </w:pPr>
    </w:p>
    <w:p w14:paraId="2E25D8B9" w14:textId="2BB3CB6D" w:rsidR="00BF7581" w:rsidRPr="00CA56A0" w:rsidDel="00901E96" w:rsidRDefault="00BF7581" w:rsidP="003A2BB8">
      <w:pPr>
        <w:spacing w:after="0" w:line="360" w:lineRule="auto"/>
        <w:jc w:val="both"/>
        <w:rPr>
          <w:del w:id="244" w:author="Shalma Nur Fadilla" w:date="2025-03-10T14:24:00Z"/>
          <w:rFonts w:ascii="Times New Roman" w:hAnsi="Times New Roman" w:cs="Times New Roman"/>
          <w:color w:val="000000"/>
          <w:sz w:val="20"/>
          <w:szCs w:val="20"/>
        </w:rPr>
      </w:pPr>
      <w:del w:id="245" w:author="Shalma Nur Fadilla" w:date="2025-03-10T14:24:00Z">
        <w:r w:rsidRPr="00CA56A0" w:rsidDel="00901E96">
          <w:rPr>
            <w:rFonts w:ascii="Times New Roman" w:hAnsi="Times New Roman" w:cs="Times New Roman"/>
            <w:color w:val="000000"/>
            <w:sz w:val="20"/>
            <w:szCs w:val="20"/>
          </w:rPr>
          <w:delText xml:space="preserve">Keywords – </w:delText>
        </w:r>
        <w:r w:rsidR="00901E96" w:rsidRPr="00CA56A0" w:rsidDel="00901E96">
          <w:rPr>
            <w:rFonts w:ascii="Times New Roman" w:hAnsi="Times New Roman" w:cs="Times New Roman"/>
            <w:color w:val="000000"/>
            <w:sz w:val="20"/>
            <w:szCs w:val="20"/>
          </w:rPr>
          <w:delText>Sensor Jarak (</w:delText>
        </w:r>
        <w:r w:rsidR="00901E96" w:rsidRPr="00CA56A0" w:rsidDel="00901E96">
          <w:rPr>
            <w:rFonts w:ascii="Times New Roman" w:hAnsi="Times New Roman" w:cs="Times New Roman"/>
            <w:i/>
            <w:iCs/>
            <w:color w:val="000000"/>
            <w:sz w:val="20"/>
            <w:szCs w:val="20"/>
          </w:rPr>
          <w:delText>Ultrasonic</w:delText>
        </w:r>
        <w:r w:rsidR="00901E96" w:rsidRPr="00CA56A0" w:rsidDel="00901E96">
          <w:rPr>
            <w:rFonts w:ascii="Times New Roman" w:hAnsi="Times New Roman" w:cs="Times New Roman"/>
            <w:color w:val="000000"/>
            <w:sz w:val="20"/>
            <w:szCs w:val="20"/>
          </w:rPr>
          <w:delText>), Wokwi Simulator, PlatformIO ID</w:delText>
        </w:r>
      </w:del>
    </w:p>
    <w:p w14:paraId="7CF7F577" w14:textId="77777777" w:rsidR="00BF7581" w:rsidRPr="00CA56A0" w:rsidRDefault="00BF7581" w:rsidP="003A2BB8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14:paraId="4F90C247" w14:textId="45F7CDBE" w:rsidR="00BF7581" w:rsidDel="00CA56A0" w:rsidRDefault="00BF7581" w:rsidP="00CA56A0">
      <w:pPr>
        <w:pStyle w:val="ListParagraph"/>
        <w:numPr>
          <w:ilvl w:val="0"/>
          <w:numId w:val="7"/>
        </w:numPr>
        <w:spacing w:after="0" w:line="360" w:lineRule="auto"/>
        <w:ind w:left="426"/>
        <w:jc w:val="both"/>
        <w:rPr>
          <w:del w:id="246" w:author="Shalma Nur Fadilla" w:date="2025-03-10T15:03:00Z"/>
          <w:rFonts w:ascii="Times New Roman" w:hAnsi="Times New Roman" w:cs="Times New Roman"/>
          <w:sz w:val="20"/>
          <w:szCs w:val="20"/>
          <w:lang w:val="en-US"/>
        </w:rPr>
      </w:pPr>
      <w:r w:rsidRPr="00CA56A0">
        <w:rPr>
          <w:rFonts w:ascii="Times New Roman" w:hAnsi="Times New Roman" w:cs="Times New Roman"/>
          <w:sz w:val="20"/>
          <w:szCs w:val="20"/>
          <w:lang w:val="en-US"/>
        </w:rPr>
        <w:t>Introduction</w:t>
      </w:r>
    </w:p>
    <w:p w14:paraId="4E9CD5D4" w14:textId="77777777" w:rsidR="00CA56A0" w:rsidRPr="00CA56A0" w:rsidRDefault="00CA56A0">
      <w:pPr>
        <w:pStyle w:val="ListParagraph"/>
        <w:numPr>
          <w:ilvl w:val="0"/>
          <w:numId w:val="7"/>
        </w:numPr>
        <w:spacing w:after="0" w:line="360" w:lineRule="auto"/>
        <w:ind w:left="426"/>
        <w:jc w:val="both"/>
        <w:rPr>
          <w:ins w:id="247" w:author="Shalma Nur Fadilla" w:date="2025-03-10T15:03:00Z"/>
          <w:rFonts w:ascii="Times New Roman" w:hAnsi="Times New Roman" w:cs="Times New Roman"/>
          <w:sz w:val="20"/>
          <w:szCs w:val="20"/>
          <w:lang w:val="en-US"/>
        </w:rPr>
        <w:pPrChange w:id="248" w:author="Shalma Nur Fadilla" w:date="2025-03-10T15:03:00Z">
          <w:pPr>
            <w:pStyle w:val="ListParagraph"/>
            <w:numPr>
              <w:numId w:val="1"/>
            </w:numPr>
            <w:spacing w:after="0" w:line="360" w:lineRule="auto"/>
            <w:ind w:hanging="360"/>
            <w:jc w:val="both"/>
          </w:pPr>
        </w:pPrChange>
      </w:pPr>
    </w:p>
    <w:p w14:paraId="7F79F4EE" w14:textId="70F54704" w:rsidR="00BF7581" w:rsidRPr="00CA56A0" w:rsidRDefault="00BF7581">
      <w:pPr>
        <w:pStyle w:val="ListParagraph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  <w:pPrChange w:id="249" w:author="Shalma Nur Fadilla" w:date="2025-03-10T15:03:00Z">
          <w:pPr>
            <w:pStyle w:val="ListParagraph"/>
            <w:numPr>
              <w:ilvl w:val="1"/>
              <w:numId w:val="1"/>
            </w:numPr>
            <w:spacing w:after="0" w:line="360" w:lineRule="auto"/>
            <w:ind w:left="1080" w:hanging="360"/>
            <w:jc w:val="both"/>
          </w:pPr>
        </w:pPrChange>
      </w:pP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</w:rPr>
        <w:t>Latar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</w:rPr>
        <w:t>Belakang</w:t>
      </w:r>
      <w:proofErr w:type="spellEnd"/>
    </w:p>
    <w:p w14:paraId="64080166" w14:textId="7625355C" w:rsidR="00901E96" w:rsidRPr="00CA56A0" w:rsidRDefault="00BF7581">
      <w:pPr>
        <w:pStyle w:val="ListParagraph"/>
        <w:spacing w:line="360" w:lineRule="auto"/>
        <w:ind w:left="851" w:firstLine="288"/>
        <w:jc w:val="both"/>
        <w:rPr>
          <w:ins w:id="250" w:author="Shalma Nur Fadilla" w:date="2025-03-10T14:25:00Z"/>
          <w:rFonts w:ascii="Times New Roman" w:hAnsi="Times New Roman" w:cs="Times New Roman"/>
          <w:bCs/>
          <w:sz w:val="20"/>
          <w:szCs w:val="20"/>
        </w:rPr>
        <w:pPrChange w:id="251" w:author="Shalma Nur Fadilla" w:date="2025-03-10T15:03:00Z">
          <w:pPr>
            <w:pStyle w:val="ListParagraph"/>
            <w:spacing w:line="360" w:lineRule="auto"/>
            <w:ind w:left="1152" w:firstLine="288"/>
            <w:jc w:val="both"/>
          </w:pPr>
        </w:pPrChange>
      </w:pPr>
      <w:r w:rsidRPr="00CA56A0">
        <w:rPr>
          <w:rFonts w:ascii="Times New Roman" w:hAnsi="Times New Roman" w:cs="Times New Roman"/>
          <w:sz w:val="20"/>
          <w:szCs w:val="20"/>
        </w:rPr>
        <w:t xml:space="preserve">Internet of Things (IoT) </w:t>
      </w:r>
      <w:proofErr w:type="spellStart"/>
      <w:r w:rsidRPr="00CA56A0">
        <w:rPr>
          <w:rFonts w:ascii="Times New Roman" w:hAnsi="Times New Roman" w:cs="Times New Roman"/>
          <w:sz w:val="20"/>
          <w:szCs w:val="20"/>
        </w:rPr>
        <w:t>semakin</w:t>
      </w:r>
      <w:proofErr w:type="spellEnd"/>
      <w:r w:rsidRPr="00CA56A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</w:rPr>
        <w:t>berkembang</w:t>
      </w:r>
      <w:proofErr w:type="spellEnd"/>
      <w:r w:rsidRPr="00CA56A0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CA56A0">
        <w:rPr>
          <w:rFonts w:ascii="Times New Roman" w:hAnsi="Times New Roman" w:cs="Times New Roman"/>
          <w:sz w:val="20"/>
          <w:szCs w:val="20"/>
        </w:rPr>
        <w:t>digunakan</w:t>
      </w:r>
      <w:proofErr w:type="spellEnd"/>
      <w:r w:rsidRPr="00CA56A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</w:rPr>
        <w:t>dalam</w:t>
      </w:r>
      <w:proofErr w:type="spellEnd"/>
      <w:r w:rsidRPr="00CA56A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</w:rPr>
        <w:t>berbagai</w:t>
      </w:r>
      <w:proofErr w:type="spellEnd"/>
      <w:r w:rsidRPr="00CA56A0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</w:rPr>
        <w:t>bidang</w:t>
      </w:r>
      <w:proofErr w:type="spellEnd"/>
      <w:r w:rsidRPr="00CA56A0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Pr="00CA56A0">
        <w:rPr>
          <w:rFonts w:ascii="Times New Roman" w:hAnsi="Times New Roman" w:cs="Times New Roman"/>
          <w:sz w:val="20"/>
          <w:szCs w:val="20"/>
        </w:rPr>
        <w:t>termasuk</w:t>
      </w:r>
      <w:proofErr w:type="spellEnd"/>
      <w:r w:rsidRPr="00CA56A0">
        <w:rPr>
          <w:rFonts w:ascii="Times New Roman" w:hAnsi="Times New Roman" w:cs="Times New Roman"/>
          <w:sz w:val="20"/>
          <w:szCs w:val="20"/>
        </w:rPr>
        <w:t xml:space="preserve"> </w:t>
      </w:r>
      <w:ins w:id="252" w:author="Shalma Nur Fadilla" w:date="2025-03-10T14:25:00Z"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>se</w:t>
        </w:r>
      </w:ins>
      <w:ins w:id="253" w:author="Shalma Nur Fadilla" w:date="2025-03-10T14:26:00Z"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 xml:space="preserve">nsor </w:t>
        </w:r>
        <w:proofErr w:type="spellStart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>jarak</w:t>
        </w:r>
        <w:proofErr w:type="spellEnd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 xml:space="preserve">. </w:t>
        </w:r>
      </w:ins>
      <w:ins w:id="254" w:author="Shalma Nur Fadilla" w:date="2025-03-10T14:25:00Z"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 xml:space="preserve">Sensor </w:t>
        </w:r>
        <w:proofErr w:type="spellStart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>jarak</w:t>
        </w:r>
        <w:proofErr w:type="spellEnd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 xml:space="preserve"> </w:t>
        </w:r>
        <w:proofErr w:type="spellStart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>bekerja</w:t>
        </w:r>
        <w:proofErr w:type="spellEnd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 xml:space="preserve"> </w:t>
        </w:r>
        <w:proofErr w:type="spellStart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>dengan</w:t>
        </w:r>
        <w:proofErr w:type="spellEnd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 xml:space="preserve"> </w:t>
        </w:r>
        <w:proofErr w:type="spellStart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>menghasilkan</w:t>
        </w:r>
        <w:proofErr w:type="spellEnd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 xml:space="preserve"> </w:t>
        </w:r>
        <w:proofErr w:type="spellStart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>gelombang</w:t>
        </w:r>
        <w:proofErr w:type="spellEnd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 xml:space="preserve"> </w:t>
        </w:r>
        <w:proofErr w:type="spellStart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>ultrasonik</w:t>
        </w:r>
        <w:proofErr w:type="spellEnd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 xml:space="preserve"> yang </w:t>
        </w:r>
        <w:proofErr w:type="spellStart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>kemudian</w:t>
        </w:r>
        <w:proofErr w:type="spellEnd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 xml:space="preserve"> </w:t>
        </w:r>
        <w:proofErr w:type="spellStart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>akan</w:t>
        </w:r>
        <w:proofErr w:type="spellEnd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 xml:space="preserve"> </w:t>
        </w:r>
        <w:proofErr w:type="spellStart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>memantul</w:t>
        </w:r>
        <w:proofErr w:type="spellEnd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 xml:space="preserve"> </w:t>
        </w:r>
        <w:proofErr w:type="spellStart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>kembali</w:t>
        </w:r>
        <w:proofErr w:type="spellEnd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 xml:space="preserve"> </w:t>
        </w:r>
        <w:proofErr w:type="spellStart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>ketika</w:t>
        </w:r>
        <w:proofErr w:type="spellEnd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 xml:space="preserve"> </w:t>
        </w:r>
        <w:proofErr w:type="spellStart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>mengenai</w:t>
        </w:r>
        <w:proofErr w:type="spellEnd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 xml:space="preserve"> </w:t>
        </w:r>
        <w:proofErr w:type="spellStart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>suatu</w:t>
        </w:r>
        <w:proofErr w:type="spellEnd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 xml:space="preserve"> </w:t>
        </w:r>
        <w:proofErr w:type="spellStart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>objek</w:t>
        </w:r>
        <w:proofErr w:type="spellEnd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 xml:space="preserve">. Waktu </w:t>
        </w:r>
        <w:proofErr w:type="spellStart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>tempuh</w:t>
        </w:r>
        <w:proofErr w:type="spellEnd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 xml:space="preserve"> </w:t>
        </w:r>
        <w:proofErr w:type="spellStart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>untuk</w:t>
        </w:r>
        <w:proofErr w:type="spellEnd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 xml:space="preserve"> </w:t>
        </w:r>
        <w:proofErr w:type="spellStart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>mencapai</w:t>
        </w:r>
        <w:proofErr w:type="spellEnd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 xml:space="preserve"> </w:t>
        </w:r>
        <w:proofErr w:type="spellStart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>suatu</w:t>
        </w:r>
        <w:proofErr w:type="spellEnd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 xml:space="preserve"> </w:t>
        </w:r>
        <w:proofErr w:type="spellStart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>objek</w:t>
        </w:r>
        <w:proofErr w:type="spellEnd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 xml:space="preserve"> dan </w:t>
        </w:r>
        <w:proofErr w:type="spellStart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>memantul</w:t>
        </w:r>
        <w:proofErr w:type="spellEnd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 xml:space="preserve"> </w:t>
        </w:r>
        <w:proofErr w:type="spellStart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>kembali</w:t>
        </w:r>
        <w:proofErr w:type="spellEnd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 xml:space="preserve"> </w:t>
        </w:r>
        <w:proofErr w:type="spellStart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>digunakan</w:t>
        </w:r>
        <w:proofErr w:type="spellEnd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 xml:space="preserve"> </w:t>
        </w:r>
        <w:proofErr w:type="spellStart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>untuk</w:t>
        </w:r>
        <w:proofErr w:type="spellEnd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 xml:space="preserve"> </w:t>
        </w:r>
        <w:proofErr w:type="spellStart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>mengukur</w:t>
        </w:r>
        <w:proofErr w:type="spellEnd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 xml:space="preserve"> </w:t>
        </w:r>
        <w:proofErr w:type="spellStart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>berapa</w:t>
        </w:r>
        <w:proofErr w:type="spellEnd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 xml:space="preserve"> </w:t>
        </w:r>
        <w:proofErr w:type="spellStart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>jarak</w:t>
        </w:r>
        <w:proofErr w:type="spellEnd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 xml:space="preserve"> </w:t>
        </w:r>
        <w:proofErr w:type="spellStart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>suatu</w:t>
        </w:r>
        <w:proofErr w:type="spellEnd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 xml:space="preserve"> </w:t>
        </w:r>
        <w:proofErr w:type="spellStart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>objek</w:t>
        </w:r>
        <w:proofErr w:type="spellEnd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 xml:space="preserve"> </w:t>
        </w:r>
        <w:proofErr w:type="spellStart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>didepannya</w:t>
        </w:r>
        <w:proofErr w:type="spellEnd"/>
        <w:r w:rsidR="00901E96" w:rsidRPr="00CA56A0">
          <w:rPr>
            <w:rFonts w:ascii="Times New Roman" w:hAnsi="Times New Roman" w:cs="Times New Roman"/>
            <w:bCs/>
            <w:sz w:val="20"/>
            <w:szCs w:val="20"/>
          </w:rPr>
          <w:t>.</w:t>
        </w:r>
      </w:ins>
    </w:p>
    <w:p w14:paraId="04B6582F" w14:textId="222AA343" w:rsidR="00BF7581" w:rsidRPr="00CA56A0" w:rsidRDefault="00BF7581" w:rsidP="004403B4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0"/>
          <w:szCs w:val="20"/>
          <w:lang w:val="en-US"/>
          <w:rPrChange w:id="255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  <w:del w:id="256" w:author="Shalma Nur Fadilla" w:date="2025-03-10T14:25:00Z">
        <w:r w:rsidRPr="00CA56A0" w:rsidDel="00901E96">
          <w:rPr>
            <w:rFonts w:ascii="Times New Roman" w:hAnsi="Times New Roman" w:cs="Times New Roman"/>
            <w:sz w:val="20"/>
            <w:szCs w:val="20"/>
          </w:rPr>
          <w:delText>pemantauan kelembaban suhu yang sering digunakan pada berbagai aplikasi IoT seperti alat rumah tangga, pemantauan cuaca, dan sistem HVAC (pemanas, ventilasi, dan pendingin udara).</w:delText>
        </w:r>
      </w:del>
    </w:p>
    <w:p w14:paraId="6261B127" w14:textId="61FFC946" w:rsidR="00BF7581" w:rsidRPr="00CA56A0" w:rsidRDefault="00BF7581">
      <w:pPr>
        <w:pStyle w:val="ListParagraph"/>
        <w:numPr>
          <w:ilvl w:val="1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  <w:rPrChange w:id="257" w:author="Shalma Nur Fadilla" w:date="2025-03-10T15:03:00Z">
            <w:rPr>
              <w:lang w:val="en-US"/>
            </w:rPr>
          </w:rPrChange>
        </w:rPr>
        <w:pPrChange w:id="258" w:author="Shalma Nur Fadilla" w:date="2025-03-10T15:03:00Z">
          <w:pPr>
            <w:pStyle w:val="ListParagraph"/>
            <w:numPr>
              <w:ilvl w:val="1"/>
              <w:numId w:val="1"/>
            </w:numPr>
            <w:spacing w:after="0" w:line="360" w:lineRule="auto"/>
            <w:ind w:left="1080" w:hanging="360"/>
            <w:jc w:val="both"/>
          </w:pPr>
        </w:pPrChange>
      </w:pP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259" w:author="Shalma Nur Fadilla" w:date="2025-03-10T15:03:00Z">
            <w:rPr>
              <w:lang w:val="en-US"/>
            </w:rPr>
          </w:rPrChange>
        </w:rPr>
        <w:t>Tujuan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260" w:author="Shalma Nur Fadilla" w:date="2025-03-10T15:03:00Z">
            <w:rPr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261" w:author="Shalma Nur Fadilla" w:date="2025-03-10T15:03:00Z">
            <w:rPr>
              <w:lang w:val="en-US"/>
            </w:rPr>
          </w:rPrChange>
        </w:rPr>
        <w:t>Eksperimen</w:t>
      </w:r>
      <w:proofErr w:type="spellEnd"/>
    </w:p>
    <w:p w14:paraId="58D61A34" w14:textId="77777777" w:rsidR="00BF7581" w:rsidRPr="00CA56A0" w:rsidRDefault="00BF7581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  <w:pPrChange w:id="262" w:author="Shalma Nur Fadilla" w:date="2025-03-10T15:04:00Z">
          <w:pPr>
            <w:pStyle w:val="ListParagraph"/>
            <w:spacing w:after="0" w:line="360" w:lineRule="auto"/>
            <w:ind w:left="1080"/>
            <w:jc w:val="both"/>
          </w:pPr>
        </w:pPrChange>
      </w:pP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</w:rPr>
        <w:t>Berikut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</w:rPr>
        <w:t>tujuan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</w:rPr>
        <w:t>praktik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</w:rPr>
        <w:t>ini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</w:rPr>
        <w:t>:</w:t>
      </w:r>
    </w:p>
    <w:p w14:paraId="28B83274" w14:textId="5C26AB57" w:rsidR="00BF7581" w:rsidRPr="00CA56A0" w:rsidRDefault="00901E96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  <w:pPrChange w:id="263" w:author="Shalma Nur Fadilla" w:date="2025-03-10T15:04:00Z">
          <w:pPr>
            <w:pStyle w:val="ListParagraph"/>
            <w:numPr>
              <w:numId w:val="4"/>
            </w:numPr>
            <w:spacing w:after="0" w:line="360" w:lineRule="auto"/>
            <w:ind w:left="1440" w:hanging="360"/>
            <w:jc w:val="both"/>
          </w:pPr>
        </w:pPrChange>
      </w:pPr>
      <w:ins w:id="264" w:author="Shalma Nur Fadilla" w:date="2025-03-10T14:27:00Z">
        <w:r w:rsidRPr="00CA56A0">
          <w:rPr>
            <w:rFonts w:ascii="Times New Roman" w:hAnsi="Times New Roman" w:cs="Times New Roman"/>
            <w:sz w:val="20"/>
            <w:szCs w:val="20"/>
            <w:lang w:val="en-US"/>
          </w:rPr>
          <w:t xml:space="preserve">a. </w:t>
        </w:r>
      </w:ins>
      <w:proofErr w:type="spellStart"/>
      <w:r w:rsidR="00BF7581" w:rsidRPr="00CA56A0">
        <w:rPr>
          <w:rFonts w:ascii="Times New Roman" w:hAnsi="Times New Roman" w:cs="Times New Roman"/>
          <w:sz w:val="20"/>
          <w:szCs w:val="20"/>
          <w:lang w:val="en-US"/>
        </w:rPr>
        <w:t>Memahami</w:t>
      </w:r>
      <w:proofErr w:type="spellEnd"/>
      <w:r w:rsidR="00BF7581" w:rsidRPr="00CA56A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del w:id="265" w:author="Shalma Nur Fadilla" w:date="2025-03-10T14:27:00Z">
        <w:r w:rsidR="00BF7581" w:rsidRPr="00CA56A0" w:rsidDel="00901E96">
          <w:rPr>
            <w:rFonts w:ascii="Times New Roman" w:hAnsi="Times New Roman" w:cs="Times New Roman"/>
            <w:sz w:val="20"/>
            <w:szCs w:val="20"/>
            <w:lang w:val="en-US"/>
          </w:rPr>
          <w:delText xml:space="preserve">penggunaan ESP32 dan mendapatkan data dari sensor kelembaban suhu secara real-time. </w:delText>
        </w:r>
      </w:del>
      <w:proofErr w:type="spellStart"/>
      <w:ins w:id="266" w:author="Shalma Nur Fadilla" w:date="2025-03-10T14:27:00Z">
        <w:r w:rsidRPr="00CA56A0">
          <w:rPr>
            <w:rFonts w:ascii="Times New Roman" w:hAnsi="Times New Roman" w:cs="Times New Roman"/>
            <w:sz w:val="20"/>
            <w:szCs w:val="20"/>
            <w:lang w:val="en-US"/>
          </w:rPr>
          <w:t>cara</w:t>
        </w:r>
        <w:proofErr w:type="spellEnd"/>
        <w:r w:rsidRPr="00CA56A0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CA56A0">
          <w:rPr>
            <w:rFonts w:ascii="Times New Roman" w:hAnsi="Times New Roman" w:cs="Times New Roman"/>
            <w:sz w:val="20"/>
            <w:szCs w:val="20"/>
            <w:lang w:val="en-US"/>
          </w:rPr>
          <w:t>kerja</w:t>
        </w:r>
        <w:proofErr w:type="spellEnd"/>
        <w:r w:rsidRPr="00CA56A0">
          <w:rPr>
            <w:rFonts w:ascii="Times New Roman" w:hAnsi="Times New Roman" w:cs="Times New Roman"/>
            <w:sz w:val="20"/>
            <w:szCs w:val="20"/>
            <w:lang w:val="en-US"/>
          </w:rPr>
          <w:t xml:space="preserve"> sensor </w:t>
        </w:r>
        <w:proofErr w:type="spellStart"/>
        <w:r w:rsidRPr="00CA56A0">
          <w:rPr>
            <w:rFonts w:ascii="Times New Roman" w:hAnsi="Times New Roman" w:cs="Times New Roman"/>
            <w:sz w:val="20"/>
            <w:szCs w:val="20"/>
            <w:lang w:val="en-US"/>
          </w:rPr>
          <w:t>jarak</w:t>
        </w:r>
        <w:proofErr w:type="spellEnd"/>
        <w:r w:rsidRPr="00CA56A0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CA56A0">
          <w:rPr>
            <w:rFonts w:ascii="Times New Roman" w:hAnsi="Times New Roman" w:cs="Times New Roman"/>
            <w:sz w:val="20"/>
            <w:szCs w:val="20"/>
            <w:lang w:val="en-US"/>
          </w:rPr>
          <w:t>ultrasoni</w:t>
        </w:r>
      </w:ins>
      <w:ins w:id="267" w:author="Shalma Nur Fadilla" w:date="2025-03-10T14:28:00Z">
        <w:r w:rsidRPr="00CA56A0">
          <w:rPr>
            <w:rFonts w:ascii="Times New Roman" w:hAnsi="Times New Roman" w:cs="Times New Roman"/>
            <w:sz w:val="20"/>
            <w:szCs w:val="20"/>
            <w:lang w:val="en-US"/>
          </w:rPr>
          <w:t>k</w:t>
        </w:r>
      </w:ins>
      <w:proofErr w:type="spellEnd"/>
    </w:p>
    <w:p w14:paraId="3D7465C1" w14:textId="303713C9" w:rsidR="00BF7581" w:rsidRPr="00CA56A0" w:rsidRDefault="00901E96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</w:rPr>
        <w:pPrChange w:id="268" w:author="Shalma Nur Fadilla" w:date="2025-03-10T15:04:00Z">
          <w:pPr>
            <w:pStyle w:val="ListParagraph"/>
            <w:numPr>
              <w:numId w:val="4"/>
            </w:numPr>
            <w:spacing w:after="0" w:line="360" w:lineRule="auto"/>
            <w:ind w:left="1440" w:hanging="360"/>
            <w:jc w:val="both"/>
          </w:pPr>
        </w:pPrChange>
      </w:pPr>
      <w:ins w:id="269" w:author="Shalma Nur Fadilla" w:date="2025-03-10T14:28:00Z">
        <w:r w:rsidRPr="00CA56A0">
          <w:rPr>
            <w:rFonts w:ascii="Times New Roman" w:hAnsi="Times New Roman" w:cs="Times New Roman"/>
            <w:sz w:val="20"/>
            <w:szCs w:val="20"/>
            <w:lang w:val="en-US"/>
          </w:rPr>
          <w:t xml:space="preserve">b. </w:t>
        </w:r>
      </w:ins>
      <w:proofErr w:type="spellStart"/>
      <w:r w:rsidR="00BF7581" w:rsidRPr="00CA56A0">
        <w:rPr>
          <w:rFonts w:ascii="Times New Roman" w:hAnsi="Times New Roman" w:cs="Times New Roman"/>
          <w:sz w:val="20"/>
          <w:szCs w:val="20"/>
          <w:lang w:val="en-US"/>
        </w:rPr>
        <w:t>Melakukan</w:t>
      </w:r>
      <w:proofErr w:type="spellEnd"/>
      <w:r w:rsidR="00BF7581" w:rsidRPr="00CA56A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F7581" w:rsidRPr="00CA56A0">
        <w:rPr>
          <w:rFonts w:ascii="Times New Roman" w:hAnsi="Times New Roman" w:cs="Times New Roman"/>
          <w:sz w:val="20"/>
          <w:szCs w:val="20"/>
          <w:lang w:val="en-US"/>
        </w:rPr>
        <w:t>praktik</w:t>
      </w:r>
      <w:proofErr w:type="spellEnd"/>
      <w:r w:rsidR="00BF7581" w:rsidRPr="00CA56A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F7581" w:rsidRPr="00CA56A0">
        <w:rPr>
          <w:rFonts w:ascii="Times New Roman" w:hAnsi="Times New Roman" w:cs="Times New Roman"/>
          <w:sz w:val="20"/>
          <w:szCs w:val="20"/>
          <w:lang w:val="en-US"/>
        </w:rPr>
        <w:t>menuliskan</w:t>
      </w:r>
      <w:proofErr w:type="spellEnd"/>
      <w:r w:rsidR="00BF7581" w:rsidRPr="00CA56A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F7581" w:rsidRPr="00CA56A0">
        <w:rPr>
          <w:rFonts w:ascii="Times New Roman" w:hAnsi="Times New Roman" w:cs="Times New Roman"/>
          <w:sz w:val="20"/>
          <w:szCs w:val="20"/>
          <w:lang w:val="en-US"/>
        </w:rPr>
        <w:t>algritma</w:t>
      </w:r>
      <w:proofErr w:type="spellEnd"/>
      <w:r w:rsidR="00BF7581" w:rsidRPr="00CA56A0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proofErr w:type="spellStart"/>
      <w:r w:rsidR="00BF7581" w:rsidRPr="00CA56A0">
        <w:rPr>
          <w:rFonts w:ascii="Times New Roman" w:hAnsi="Times New Roman" w:cs="Times New Roman"/>
          <w:sz w:val="20"/>
          <w:szCs w:val="20"/>
          <w:lang w:val="en-US"/>
        </w:rPr>
        <w:t>kode</w:t>
      </w:r>
      <w:proofErr w:type="spellEnd"/>
    </w:p>
    <w:p w14:paraId="3570803F" w14:textId="4C6B70D9" w:rsidR="00BF7581" w:rsidRPr="00CA56A0" w:rsidRDefault="00BF7581">
      <w:pPr>
        <w:pStyle w:val="ListParagraph"/>
        <w:numPr>
          <w:ilvl w:val="0"/>
          <w:numId w:val="7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0"/>
          <w:szCs w:val="20"/>
          <w:lang w:val="en-US"/>
          <w:rPrChange w:id="270" w:author="Shalma Nur Fadilla" w:date="2025-03-10T15:04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pPrChange w:id="271" w:author="Shalma Nur Fadilla" w:date="2025-03-10T15:04:00Z">
          <w:pPr>
            <w:pStyle w:val="ListParagraph"/>
            <w:numPr>
              <w:numId w:val="1"/>
            </w:numPr>
            <w:spacing w:after="0" w:line="360" w:lineRule="auto"/>
            <w:ind w:hanging="360"/>
            <w:jc w:val="both"/>
          </w:pPr>
        </w:pPrChange>
      </w:pPr>
      <w:r w:rsidRPr="00CA56A0">
        <w:rPr>
          <w:rFonts w:ascii="Times New Roman" w:hAnsi="Times New Roman" w:cs="Times New Roman"/>
          <w:sz w:val="20"/>
          <w:szCs w:val="20"/>
          <w:lang w:val="en-US"/>
          <w:rPrChange w:id="272" w:author="Shalma Nur Fadilla" w:date="2025-03-10T15:04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Methodology</w:t>
      </w:r>
    </w:p>
    <w:p w14:paraId="37F4B047" w14:textId="05DB0AD7" w:rsidR="00BF7581" w:rsidRPr="00CA56A0" w:rsidRDefault="00BF7581">
      <w:pPr>
        <w:pStyle w:val="ListParagraph"/>
        <w:numPr>
          <w:ilvl w:val="1"/>
          <w:numId w:val="9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  <w:rPrChange w:id="273" w:author="Shalma Nur Fadilla" w:date="2025-03-10T15:04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pPrChange w:id="274" w:author="Shalma Nur Fadilla" w:date="2025-03-10T15:04:00Z">
          <w:pPr>
            <w:pStyle w:val="ListParagraph"/>
            <w:numPr>
              <w:ilvl w:val="1"/>
              <w:numId w:val="1"/>
            </w:numPr>
            <w:spacing w:after="0" w:line="360" w:lineRule="auto"/>
            <w:ind w:left="1080" w:hanging="360"/>
            <w:jc w:val="both"/>
          </w:pPr>
        </w:pPrChange>
      </w:pPr>
      <w:r w:rsidRPr="00CA56A0">
        <w:rPr>
          <w:rFonts w:ascii="Times New Roman" w:hAnsi="Times New Roman" w:cs="Times New Roman"/>
          <w:sz w:val="20"/>
          <w:szCs w:val="20"/>
          <w:lang w:val="en-US"/>
          <w:rPrChange w:id="275" w:author="Shalma Nur Fadilla" w:date="2025-03-10T15:04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Tools &amp; Materials</w:t>
      </w:r>
    </w:p>
    <w:p w14:paraId="411B60E5" w14:textId="53277AB9" w:rsidR="00BF7581" w:rsidRPr="00CA56A0" w:rsidRDefault="00BF7581">
      <w:pPr>
        <w:pStyle w:val="ListParagraph"/>
        <w:spacing w:after="0"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  <w:rPrChange w:id="276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pPrChange w:id="277" w:author="Shalma Nur Fadilla" w:date="2025-03-10T15:04:00Z">
          <w:pPr>
            <w:pStyle w:val="ListParagraph"/>
            <w:spacing w:after="0" w:line="360" w:lineRule="auto"/>
            <w:ind w:left="1080"/>
            <w:jc w:val="both"/>
          </w:pPr>
        </w:pPrChange>
      </w:pPr>
      <w:r w:rsidRPr="00CA56A0">
        <w:rPr>
          <w:rFonts w:ascii="Times New Roman" w:hAnsi="Times New Roman" w:cs="Times New Roman"/>
          <w:sz w:val="20"/>
          <w:szCs w:val="20"/>
          <w:lang w:val="en-US"/>
          <w:rPrChange w:id="278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Laptop, VS Code, ESP32, </w:t>
      </w:r>
      <w:ins w:id="279" w:author="Shalma Nur Fadilla" w:date="2025-03-10T14:28:00Z">
        <w:r w:rsidR="00901E96" w:rsidRPr="00CA56A0">
          <w:rPr>
            <w:rFonts w:ascii="Times New Roman" w:hAnsi="Times New Roman" w:cs="Times New Roman"/>
            <w:sz w:val="20"/>
            <w:szCs w:val="20"/>
            <w:lang w:val="en-US"/>
            <w:rPrChange w:id="280" w:author="Shalma Nur Fadilla" w:date="2025-03-10T14:59:00Z">
              <w:rPr>
                <w:rFonts w:ascii="Times New Roman" w:hAnsi="Times New Roman" w:cs="Times New Roman"/>
                <w:sz w:val="18"/>
                <w:szCs w:val="18"/>
                <w:lang w:val="en-US"/>
              </w:rPr>
            </w:rPrChange>
          </w:rPr>
          <w:t xml:space="preserve">Sensor </w:t>
        </w:r>
        <w:proofErr w:type="spellStart"/>
        <w:r w:rsidR="00901E96" w:rsidRPr="00CA56A0">
          <w:rPr>
            <w:rFonts w:ascii="Times New Roman" w:hAnsi="Times New Roman" w:cs="Times New Roman"/>
            <w:sz w:val="20"/>
            <w:szCs w:val="20"/>
            <w:lang w:val="en-US"/>
            <w:rPrChange w:id="281" w:author="Shalma Nur Fadilla" w:date="2025-03-10T14:59:00Z">
              <w:rPr>
                <w:rFonts w:ascii="Times New Roman" w:hAnsi="Times New Roman" w:cs="Times New Roman"/>
                <w:sz w:val="18"/>
                <w:szCs w:val="18"/>
                <w:lang w:val="en-US"/>
              </w:rPr>
            </w:rPrChange>
          </w:rPr>
          <w:t>jarak</w:t>
        </w:r>
        <w:proofErr w:type="spellEnd"/>
        <w:r w:rsidR="00901E96" w:rsidRPr="00CA56A0">
          <w:rPr>
            <w:rFonts w:ascii="Times New Roman" w:hAnsi="Times New Roman" w:cs="Times New Roman"/>
            <w:sz w:val="20"/>
            <w:szCs w:val="20"/>
            <w:lang w:val="en-US"/>
            <w:rPrChange w:id="282" w:author="Shalma Nur Fadilla" w:date="2025-03-10T14:59:00Z">
              <w:rPr>
                <w:rFonts w:ascii="Times New Roman" w:hAnsi="Times New Roman" w:cs="Times New Roman"/>
                <w:sz w:val="18"/>
                <w:szCs w:val="18"/>
                <w:lang w:val="en-US"/>
              </w:rPr>
            </w:rPrChange>
          </w:rPr>
          <w:t xml:space="preserve"> (Ultrasonic), </w:t>
        </w:r>
      </w:ins>
      <w:del w:id="283" w:author="Shalma Nur Fadilla" w:date="2025-03-10T14:28:00Z">
        <w:r w:rsidRPr="00CA56A0" w:rsidDel="00901E96">
          <w:rPr>
            <w:rFonts w:ascii="Times New Roman" w:hAnsi="Times New Roman" w:cs="Times New Roman"/>
            <w:sz w:val="20"/>
            <w:szCs w:val="20"/>
            <w:lang w:val="en-US"/>
            <w:rPrChange w:id="284" w:author="Shalma Nur Fadilla" w:date="2025-03-10T14:59:00Z">
              <w:rPr>
                <w:rFonts w:ascii="Times New Roman" w:hAnsi="Times New Roman" w:cs="Times New Roman"/>
                <w:sz w:val="18"/>
                <w:szCs w:val="18"/>
                <w:lang w:val="en-US"/>
              </w:rPr>
            </w:rPrChange>
          </w:rPr>
          <w:delText xml:space="preserve">sensor DHT22, </w:delText>
        </w:r>
      </w:del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285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Wokwi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286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Simulator,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287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PlatformIO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288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IDE, dan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289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koneksi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290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internet</w:t>
      </w:r>
    </w:p>
    <w:p w14:paraId="52610782" w14:textId="704295D4" w:rsidR="00BF7581" w:rsidRPr="00CA56A0" w:rsidRDefault="00BF7581">
      <w:pPr>
        <w:pStyle w:val="ListParagraph"/>
        <w:numPr>
          <w:ilvl w:val="1"/>
          <w:numId w:val="9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0"/>
          <w:szCs w:val="20"/>
          <w:lang w:val="en-US"/>
          <w:rPrChange w:id="291" w:author="Shalma Nur Fadilla" w:date="2025-03-10T15:04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pPrChange w:id="292" w:author="Shalma Nur Fadilla" w:date="2025-03-10T15:04:00Z">
          <w:pPr>
            <w:pStyle w:val="ListParagraph"/>
            <w:numPr>
              <w:ilvl w:val="1"/>
              <w:numId w:val="1"/>
            </w:numPr>
            <w:spacing w:after="0" w:line="360" w:lineRule="auto"/>
            <w:ind w:left="1080" w:hanging="360"/>
            <w:jc w:val="both"/>
          </w:pPr>
        </w:pPrChange>
      </w:pPr>
      <w:r w:rsidRPr="00CA56A0">
        <w:rPr>
          <w:rFonts w:ascii="Times New Roman" w:hAnsi="Times New Roman" w:cs="Times New Roman"/>
          <w:sz w:val="20"/>
          <w:szCs w:val="20"/>
          <w:lang w:val="en-US"/>
          <w:rPrChange w:id="293" w:author="Shalma Nur Fadilla" w:date="2025-03-10T15:04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Implementation Steps</w:t>
      </w:r>
    </w:p>
    <w:p w14:paraId="6F69E9A7" w14:textId="5D136496" w:rsidR="00BF7581" w:rsidRPr="00CA56A0" w:rsidRDefault="00BF7581">
      <w:pPr>
        <w:pStyle w:val="ListParagraph"/>
        <w:numPr>
          <w:ilvl w:val="1"/>
          <w:numId w:val="7"/>
        </w:numPr>
        <w:spacing w:after="0" w:line="360" w:lineRule="auto"/>
        <w:ind w:left="1276"/>
        <w:jc w:val="both"/>
        <w:rPr>
          <w:rFonts w:ascii="Times New Roman" w:hAnsi="Times New Roman" w:cs="Times New Roman"/>
          <w:sz w:val="20"/>
          <w:szCs w:val="20"/>
          <w:lang w:val="en-US"/>
          <w:rPrChange w:id="294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pPrChange w:id="295" w:author="Shalma Nur Fadilla" w:date="2025-03-10T15:05:00Z">
          <w:pPr>
            <w:pStyle w:val="ListParagraph"/>
            <w:numPr>
              <w:numId w:val="6"/>
            </w:numPr>
            <w:spacing w:after="0" w:line="360" w:lineRule="auto"/>
            <w:ind w:left="1440" w:hanging="360"/>
            <w:jc w:val="both"/>
          </w:pPr>
        </w:pPrChange>
      </w:pPr>
      <w:r w:rsidRPr="00CA56A0">
        <w:rPr>
          <w:rFonts w:ascii="Times New Roman" w:hAnsi="Times New Roman" w:cs="Times New Roman"/>
          <w:sz w:val="20"/>
          <w:szCs w:val="20"/>
          <w:lang w:val="en-US"/>
          <w:rPrChange w:id="296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Meng-</w:t>
      </w:r>
      <w:r w:rsidRPr="00CA56A0">
        <w:rPr>
          <w:rFonts w:ascii="Times New Roman" w:hAnsi="Times New Roman" w:cs="Times New Roman"/>
          <w:i/>
          <w:iCs/>
          <w:sz w:val="20"/>
          <w:szCs w:val="20"/>
          <w:lang w:val="en-US"/>
          <w:rPrChange w:id="297" w:author="Shalma Nur Fadilla" w:date="2025-03-10T14:59:00Z">
            <w:rPr>
              <w:rFonts w:ascii="Times New Roman" w:hAnsi="Times New Roman" w:cs="Times New Roman"/>
              <w:i/>
              <w:iCs/>
              <w:sz w:val="18"/>
              <w:szCs w:val="18"/>
              <w:lang w:val="en-US"/>
            </w:rPr>
          </w:rPrChange>
        </w:rPr>
        <w:t>install</w:t>
      </w:r>
      <w:r w:rsidRPr="00CA56A0">
        <w:rPr>
          <w:rFonts w:ascii="Times New Roman" w:hAnsi="Times New Roman" w:cs="Times New Roman"/>
          <w:sz w:val="20"/>
          <w:szCs w:val="20"/>
          <w:lang w:val="en-US"/>
          <w:rPrChange w:id="298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i/>
          <w:iCs/>
          <w:sz w:val="20"/>
          <w:szCs w:val="20"/>
          <w:lang w:val="en-US"/>
          <w:rPrChange w:id="299" w:author="Shalma Nur Fadilla" w:date="2025-03-10T14:59:00Z">
            <w:rPr>
              <w:rFonts w:ascii="Times New Roman" w:hAnsi="Times New Roman" w:cs="Times New Roman"/>
              <w:i/>
              <w:iCs/>
              <w:sz w:val="18"/>
              <w:szCs w:val="18"/>
              <w:lang w:val="en-US"/>
            </w:rPr>
          </w:rPrChange>
        </w:rPr>
        <w:t>extention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300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301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Wokwi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302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Simulator dan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303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PlatformIO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304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IDE pada VS Code</w:t>
      </w:r>
    </w:p>
    <w:p w14:paraId="4D35AD4B" w14:textId="77777777" w:rsidR="00BF7581" w:rsidRPr="00CA56A0" w:rsidRDefault="00BF7581" w:rsidP="003A2BB8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0"/>
          <w:szCs w:val="20"/>
          <w:lang w:val="en-US"/>
          <w:rPrChange w:id="305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  <w:r w:rsidRPr="00CA56A0">
        <w:rPr>
          <w:rFonts w:ascii="Times New Roman" w:hAnsi="Times New Roman" w:cs="Times New Roman"/>
          <w:noProof/>
          <w:sz w:val="20"/>
          <w:szCs w:val="20"/>
          <w:lang w:val="en-US"/>
          <w:rPrChange w:id="306" w:author="Shalma Nur Fadilla" w:date="2025-03-10T14:59:00Z">
            <w:rPr>
              <w:rFonts w:ascii="Times New Roman" w:hAnsi="Times New Roman" w:cs="Times New Roman"/>
              <w:noProof/>
              <w:sz w:val="18"/>
              <w:szCs w:val="18"/>
              <w:lang w:val="en-US"/>
            </w:rPr>
          </w:rPrChange>
        </w:rPr>
        <w:drawing>
          <wp:inline distT="0" distB="0" distL="0" distR="0" wp14:anchorId="536C3F57" wp14:editId="7AC6DAF9">
            <wp:extent cx="3239770" cy="514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70490"/>
                    <a:stretch/>
                  </pic:blipFill>
                  <pic:spPr bwMode="auto">
                    <a:xfrm>
                      <a:off x="0" y="0"/>
                      <a:ext cx="323977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5F961" w14:textId="34D5F4E7" w:rsidR="00050BB4" w:rsidRDefault="00BF7581" w:rsidP="003A2BB8">
      <w:pPr>
        <w:pStyle w:val="ListParagraph"/>
        <w:spacing w:after="0" w:line="360" w:lineRule="auto"/>
        <w:ind w:left="1440"/>
        <w:jc w:val="both"/>
        <w:rPr>
          <w:ins w:id="307" w:author="Shalma Nur Fadilla" w:date="2025-03-10T18:36:00Z"/>
          <w:rFonts w:ascii="Times New Roman" w:hAnsi="Times New Roman" w:cs="Times New Roman"/>
          <w:sz w:val="20"/>
          <w:szCs w:val="20"/>
          <w:lang w:val="en-US"/>
        </w:rPr>
      </w:pPr>
      <w:r w:rsidRPr="00CA56A0">
        <w:rPr>
          <w:rFonts w:ascii="Times New Roman" w:hAnsi="Times New Roman" w:cs="Times New Roman"/>
          <w:noProof/>
          <w:sz w:val="20"/>
          <w:szCs w:val="20"/>
          <w:lang w:val="en-US"/>
          <w:rPrChange w:id="308" w:author="Shalma Nur Fadilla" w:date="2025-03-10T14:59:00Z">
            <w:rPr>
              <w:rFonts w:ascii="Times New Roman" w:hAnsi="Times New Roman" w:cs="Times New Roman"/>
              <w:noProof/>
              <w:sz w:val="18"/>
              <w:szCs w:val="18"/>
              <w:lang w:val="en-US"/>
            </w:rPr>
          </w:rPrChange>
        </w:rPr>
        <w:drawing>
          <wp:inline distT="0" distB="0" distL="0" distR="0" wp14:anchorId="39CB71A7" wp14:editId="4CD3DC6C">
            <wp:extent cx="3240000" cy="50506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70996"/>
                    <a:stretch/>
                  </pic:blipFill>
                  <pic:spPr bwMode="auto">
                    <a:xfrm>
                      <a:off x="0" y="0"/>
                      <a:ext cx="3240000" cy="505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ins w:id="309" w:author="Shalma Nur Fadilla" w:date="2025-03-10T18:36:00Z">
        <w:r w:rsidR="00050BB4">
          <w:rPr>
            <w:rFonts w:ascii="Times New Roman" w:hAnsi="Times New Roman" w:cs="Times New Roman"/>
            <w:sz w:val="20"/>
            <w:szCs w:val="20"/>
            <w:lang w:val="en-US"/>
          </w:rPr>
          <w:br w:type="page"/>
        </w:r>
      </w:ins>
    </w:p>
    <w:p w14:paraId="0F212055" w14:textId="6A1A57A9" w:rsidR="00BF7581" w:rsidRPr="00CA56A0" w:rsidDel="00050BB4" w:rsidRDefault="00BF7581" w:rsidP="003A2BB8">
      <w:pPr>
        <w:pStyle w:val="ListParagraph"/>
        <w:spacing w:after="0" w:line="360" w:lineRule="auto"/>
        <w:ind w:left="1440"/>
        <w:jc w:val="both"/>
        <w:rPr>
          <w:del w:id="310" w:author="Shalma Nur Fadilla" w:date="2025-03-10T18:36:00Z"/>
          <w:rFonts w:ascii="Times New Roman" w:hAnsi="Times New Roman" w:cs="Times New Roman"/>
          <w:sz w:val="20"/>
          <w:szCs w:val="20"/>
          <w:lang w:val="en-US"/>
          <w:rPrChange w:id="311" w:author="Shalma Nur Fadilla" w:date="2025-03-10T14:59:00Z">
            <w:rPr>
              <w:del w:id="312" w:author="Shalma Nur Fadilla" w:date="2025-03-10T18:36:00Z"/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</w:p>
    <w:p w14:paraId="5A7CBDA0" w14:textId="164DAAE9" w:rsidR="00BF7581" w:rsidRPr="00CA56A0" w:rsidRDefault="00BF7581">
      <w:pPr>
        <w:pStyle w:val="ListParagraph"/>
        <w:numPr>
          <w:ilvl w:val="1"/>
          <w:numId w:val="7"/>
        </w:numPr>
        <w:spacing w:after="0" w:line="360" w:lineRule="auto"/>
        <w:ind w:left="1276"/>
        <w:jc w:val="both"/>
        <w:rPr>
          <w:rFonts w:ascii="Times New Roman" w:hAnsi="Times New Roman" w:cs="Times New Roman"/>
          <w:sz w:val="20"/>
          <w:szCs w:val="20"/>
          <w:lang w:val="en-US"/>
          <w:rPrChange w:id="313" w:author="Shalma Nur Fadilla" w:date="2025-03-10T15:05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pPrChange w:id="314" w:author="Shalma Nur Fadilla" w:date="2025-03-10T15:05:00Z">
          <w:pPr>
            <w:pStyle w:val="ListParagraph"/>
            <w:numPr>
              <w:numId w:val="6"/>
            </w:numPr>
            <w:spacing w:after="0" w:line="360" w:lineRule="auto"/>
            <w:ind w:left="1440" w:hanging="360"/>
            <w:jc w:val="both"/>
          </w:pPr>
        </w:pPrChange>
      </w:pP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315" w:author="Shalma Nur Fadilla" w:date="2025-03-10T15:05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Membuat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316" w:author="Shalma Nur Fadilla" w:date="2025-03-10T15:05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r w:rsidRPr="00CA56A0">
        <w:rPr>
          <w:rFonts w:ascii="Times New Roman" w:hAnsi="Times New Roman" w:cs="Times New Roman"/>
          <w:i/>
          <w:iCs/>
          <w:sz w:val="20"/>
          <w:szCs w:val="20"/>
          <w:lang w:val="en-US"/>
          <w:rPrChange w:id="317" w:author="Shalma Nur Fadilla" w:date="2025-03-10T15:05:00Z">
            <w:rPr>
              <w:rFonts w:ascii="Times New Roman" w:hAnsi="Times New Roman" w:cs="Times New Roman"/>
              <w:i/>
              <w:iCs/>
              <w:sz w:val="18"/>
              <w:szCs w:val="18"/>
              <w:lang w:val="en-US"/>
            </w:rPr>
          </w:rPrChange>
        </w:rPr>
        <w:t>project</w:t>
      </w:r>
      <w:r w:rsidRPr="00CA56A0">
        <w:rPr>
          <w:rFonts w:ascii="Times New Roman" w:hAnsi="Times New Roman" w:cs="Times New Roman"/>
          <w:sz w:val="20"/>
          <w:szCs w:val="20"/>
          <w:lang w:val="en-US"/>
          <w:rPrChange w:id="318" w:author="Shalma Nur Fadilla" w:date="2025-03-10T15:05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319" w:author="Shalma Nur Fadilla" w:date="2025-03-10T15:05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baru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320" w:author="Shalma Nur Fadilla" w:date="2025-03-10T15:05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pada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321" w:author="Shalma Nur Fadilla" w:date="2025-03-10T15:05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PlatformIO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322" w:author="Shalma Nur Fadilla" w:date="2025-03-10T15:05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dan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323" w:author="Shalma Nur Fadilla" w:date="2025-03-10T15:05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diberi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324" w:author="Shalma Nur Fadilla" w:date="2025-03-10T15:05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325" w:author="Shalma Nur Fadilla" w:date="2025-03-10T15:05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nama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326" w:author="Shalma Nur Fadilla" w:date="2025-03-10T15:05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327" w:author="Shalma Nur Fadilla" w:date="2025-03-10T15:05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latihan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328" w:author="Shalma Nur Fadilla" w:date="2025-03-10T15:05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-sensor-</w:t>
      </w:r>
      <w:proofErr w:type="spellStart"/>
      <w:r w:rsidR="00E95F75" w:rsidRPr="00CA56A0">
        <w:rPr>
          <w:rFonts w:ascii="Times New Roman" w:hAnsi="Times New Roman" w:cs="Times New Roman"/>
          <w:sz w:val="20"/>
          <w:szCs w:val="20"/>
          <w:lang w:val="en-US"/>
          <w:rPrChange w:id="329" w:author="Shalma Nur Fadilla" w:date="2025-03-10T15:05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jarak</w:t>
      </w:r>
      <w:proofErr w:type="spellEnd"/>
    </w:p>
    <w:p w14:paraId="7E839696" w14:textId="1C432400" w:rsidR="00BF7581" w:rsidRPr="00CA56A0" w:rsidRDefault="0086476A" w:rsidP="006D4D74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0"/>
          <w:szCs w:val="20"/>
          <w:lang w:val="en-US"/>
          <w:rPrChange w:id="330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  <w:r w:rsidRPr="00CA56A0">
        <w:rPr>
          <w:rFonts w:ascii="Times New Roman" w:hAnsi="Times New Roman" w:cs="Times New Roman"/>
          <w:noProof/>
          <w:sz w:val="20"/>
          <w:szCs w:val="20"/>
          <w:lang w:val="en-US"/>
          <w:rPrChange w:id="331" w:author="Shalma Nur Fadilla" w:date="2025-03-10T14:59:00Z">
            <w:rPr>
              <w:rFonts w:ascii="Times New Roman" w:hAnsi="Times New Roman" w:cs="Times New Roman"/>
              <w:noProof/>
              <w:sz w:val="18"/>
              <w:szCs w:val="18"/>
              <w:lang w:val="en-US"/>
            </w:rPr>
          </w:rPrChange>
        </w:rPr>
        <w:drawing>
          <wp:inline distT="0" distB="0" distL="0" distR="0" wp14:anchorId="56C8D7CF" wp14:editId="0E2E8EDE">
            <wp:extent cx="3960000" cy="32453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2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F52D" w14:textId="0F312F09" w:rsidR="00BF7581" w:rsidRPr="00CA56A0" w:rsidRDefault="00BF7581">
      <w:pPr>
        <w:pStyle w:val="ListParagraph"/>
        <w:numPr>
          <w:ilvl w:val="1"/>
          <w:numId w:val="7"/>
        </w:numPr>
        <w:spacing w:after="0" w:line="360" w:lineRule="auto"/>
        <w:ind w:left="1276"/>
        <w:jc w:val="both"/>
        <w:rPr>
          <w:rFonts w:ascii="Times New Roman" w:hAnsi="Times New Roman" w:cs="Times New Roman"/>
          <w:sz w:val="20"/>
          <w:szCs w:val="20"/>
          <w:lang w:val="en-US"/>
          <w:rPrChange w:id="332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pPrChange w:id="333" w:author="Shalma Nur Fadilla" w:date="2025-03-10T15:05:00Z">
          <w:pPr>
            <w:pStyle w:val="ListParagraph"/>
            <w:numPr>
              <w:numId w:val="6"/>
            </w:numPr>
            <w:spacing w:after="0" w:line="360" w:lineRule="auto"/>
            <w:ind w:left="1440" w:hanging="360"/>
            <w:jc w:val="both"/>
          </w:pPr>
        </w:pPrChange>
      </w:pP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334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Menuliskan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335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336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logika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337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338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kode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339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program pada file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340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src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341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/main.cpp dan </w:t>
      </w:r>
      <w:r w:rsidRPr="00CA56A0">
        <w:rPr>
          <w:rFonts w:ascii="Times New Roman" w:hAnsi="Times New Roman" w:cs="Times New Roman"/>
          <w:i/>
          <w:iCs/>
          <w:sz w:val="20"/>
          <w:szCs w:val="20"/>
          <w:lang w:val="en-US"/>
          <w:rPrChange w:id="342" w:author="Shalma Nur Fadilla" w:date="2025-03-10T14:59:00Z">
            <w:rPr>
              <w:rFonts w:ascii="Times New Roman" w:hAnsi="Times New Roman" w:cs="Times New Roman"/>
              <w:i/>
              <w:iCs/>
              <w:sz w:val="18"/>
              <w:szCs w:val="18"/>
              <w:lang w:val="en-US"/>
            </w:rPr>
          </w:rPrChange>
        </w:rPr>
        <w:t>build</w:t>
      </w:r>
      <w:r w:rsidRPr="00CA56A0">
        <w:rPr>
          <w:rFonts w:ascii="Times New Roman" w:hAnsi="Times New Roman" w:cs="Times New Roman"/>
          <w:sz w:val="20"/>
          <w:szCs w:val="20"/>
          <w:lang w:val="en-US"/>
          <w:rPrChange w:id="343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344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programnya</w:t>
      </w:r>
      <w:proofErr w:type="spellEnd"/>
    </w:p>
    <w:p w14:paraId="1FAE7C6B" w14:textId="529E9181" w:rsidR="00050BB4" w:rsidRDefault="0086476A" w:rsidP="004D44C0">
      <w:pPr>
        <w:pStyle w:val="ListParagraph"/>
        <w:spacing w:after="0" w:line="360" w:lineRule="auto"/>
        <w:ind w:left="1440"/>
        <w:jc w:val="both"/>
        <w:rPr>
          <w:ins w:id="345" w:author="Shalma Nur Fadilla" w:date="2025-03-10T18:36:00Z"/>
          <w:rFonts w:ascii="Times New Roman" w:hAnsi="Times New Roman" w:cs="Times New Roman"/>
          <w:noProof/>
          <w:sz w:val="20"/>
          <w:szCs w:val="20"/>
          <w:lang w:val="en-US"/>
        </w:rPr>
      </w:pPr>
      <w:r w:rsidRPr="00CA56A0">
        <w:rPr>
          <w:rFonts w:ascii="Times New Roman" w:hAnsi="Times New Roman" w:cs="Times New Roman"/>
          <w:noProof/>
          <w:sz w:val="20"/>
          <w:szCs w:val="20"/>
          <w:lang w:val="en-US"/>
          <w:rPrChange w:id="346" w:author="Shalma Nur Fadilla" w:date="2025-03-10T14:59:00Z">
            <w:rPr>
              <w:rFonts w:ascii="Times New Roman" w:hAnsi="Times New Roman" w:cs="Times New Roman"/>
              <w:noProof/>
              <w:sz w:val="18"/>
              <w:szCs w:val="18"/>
              <w:lang w:val="en-US"/>
            </w:rPr>
          </w:rPrChange>
        </w:rPr>
        <w:drawing>
          <wp:inline distT="0" distB="0" distL="0" distR="0" wp14:anchorId="0D860B52" wp14:editId="116FF4DD">
            <wp:extent cx="3960000" cy="3699832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69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56A0">
        <w:rPr>
          <w:rFonts w:ascii="Times New Roman" w:hAnsi="Times New Roman" w:cs="Times New Roman"/>
          <w:noProof/>
          <w:sz w:val="20"/>
          <w:szCs w:val="20"/>
          <w:lang w:val="en-US"/>
          <w:rPrChange w:id="347" w:author="Shalma Nur Fadilla" w:date="2025-03-10T14:59:00Z">
            <w:rPr>
              <w:rFonts w:ascii="Times New Roman" w:hAnsi="Times New Roman" w:cs="Times New Roman"/>
              <w:noProof/>
              <w:sz w:val="18"/>
              <w:szCs w:val="18"/>
              <w:lang w:val="en-US"/>
            </w:rPr>
          </w:rPrChange>
        </w:rPr>
        <w:t xml:space="preserve"> </w:t>
      </w:r>
      <w:ins w:id="348" w:author="Shalma Nur Fadilla" w:date="2025-03-10T18:36:00Z">
        <w:r w:rsidR="00050BB4">
          <w:rPr>
            <w:rFonts w:ascii="Times New Roman" w:hAnsi="Times New Roman" w:cs="Times New Roman"/>
            <w:noProof/>
            <w:sz w:val="20"/>
            <w:szCs w:val="20"/>
            <w:lang w:val="en-US"/>
          </w:rPr>
          <w:br w:type="page"/>
        </w:r>
      </w:ins>
    </w:p>
    <w:p w14:paraId="2840D6D5" w14:textId="5A7E8278" w:rsidR="00BF7581" w:rsidRPr="00CA56A0" w:rsidDel="00050BB4" w:rsidRDefault="00BF7581" w:rsidP="004D44C0">
      <w:pPr>
        <w:pStyle w:val="ListParagraph"/>
        <w:spacing w:after="0" w:line="360" w:lineRule="auto"/>
        <w:ind w:left="1440"/>
        <w:jc w:val="both"/>
        <w:rPr>
          <w:del w:id="349" w:author="Shalma Nur Fadilla" w:date="2025-03-10T18:36:00Z"/>
          <w:rFonts w:ascii="Times New Roman" w:hAnsi="Times New Roman" w:cs="Times New Roman"/>
          <w:sz w:val="20"/>
          <w:szCs w:val="20"/>
          <w:lang w:val="en-US"/>
          <w:rPrChange w:id="350" w:author="Shalma Nur Fadilla" w:date="2025-03-10T14:59:00Z">
            <w:rPr>
              <w:del w:id="351" w:author="Shalma Nur Fadilla" w:date="2025-03-10T18:36:00Z"/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</w:p>
    <w:p w14:paraId="03E7C9C6" w14:textId="7F84C173" w:rsidR="00BF7581" w:rsidRPr="00CA56A0" w:rsidRDefault="00BF7581">
      <w:pPr>
        <w:pStyle w:val="ListParagraph"/>
        <w:numPr>
          <w:ilvl w:val="1"/>
          <w:numId w:val="7"/>
        </w:numPr>
        <w:spacing w:after="0" w:line="360" w:lineRule="auto"/>
        <w:ind w:left="1276"/>
        <w:jc w:val="both"/>
        <w:rPr>
          <w:rFonts w:ascii="Times New Roman" w:hAnsi="Times New Roman" w:cs="Times New Roman"/>
          <w:sz w:val="20"/>
          <w:szCs w:val="20"/>
          <w:lang w:val="en-US"/>
          <w:rPrChange w:id="352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pPrChange w:id="353" w:author="Shalma Nur Fadilla" w:date="2025-03-10T15:05:00Z">
          <w:pPr>
            <w:pStyle w:val="ListParagraph"/>
            <w:numPr>
              <w:numId w:val="6"/>
            </w:numPr>
            <w:spacing w:after="0" w:line="360" w:lineRule="auto"/>
            <w:ind w:left="1440" w:hanging="360"/>
            <w:jc w:val="both"/>
          </w:pPr>
        </w:pPrChange>
      </w:pPr>
      <w:r w:rsidRPr="00CA56A0">
        <w:rPr>
          <w:rFonts w:ascii="Times New Roman" w:hAnsi="Times New Roman" w:cs="Times New Roman"/>
          <w:i/>
          <w:iCs/>
          <w:sz w:val="20"/>
          <w:szCs w:val="20"/>
          <w:lang w:val="en-US"/>
          <w:rPrChange w:id="354" w:author="Shalma Nur Fadilla" w:date="2025-03-10T14:59:00Z">
            <w:rPr>
              <w:rFonts w:ascii="Times New Roman" w:hAnsi="Times New Roman" w:cs="Times New Roman"/>
              <w:i/>
              <w:iCs/>
              <w:sz w:val="18"/>
              <w:szCs w:val="18"/>
              <w:lang w:val="en-US"/>
            </w:rPr>
          </w:rPrChange>
        </w:rPr>
        <w:t>Build</w:t>
      </w:r>
      <w:r w:rsidRPr="00CA56A0">
        <w:rPr>
          <w:rFonts w:ascii="Times New Roman" w:hAnsi="Times New Roman" w:cs="Times New Roman"/>
          <w:sz w:val="20"/>
          <w:szCs w:val="20"/>
          <w:lang w:val="en-US"/>
          <w:rPrChange w:id="355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356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kode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357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program yang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358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sudah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359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360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selesai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361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dan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362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tunggu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363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364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sampai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365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r w:rsidRPr="00CA56A0">
        <w:rPr>
          <w:rFonts w:ascii="Times New Roman" w:hAnsi="Times New Roman" w:cs="Times New Roman"/>
          <w:i/>
          <w:iCs/>
          <w:sz w:val="20"/>
          <w:szCs w:val="20"/>
          <w:lang w:val="en-US"/>
          <w:rPrChange w:id="366" w:author="Shalma Nur Fadilla" w:date="2025-03-10T14:59:00Z">
            <w:rPr>
              <w:rFonts w:ascii="Times New Roman" w:hAnsi="Times New Roman" w:cs="Times New Roman"/>
              <w:i/>
              <w:iCs/>
              <w:sz w:val="18"/>
              <w:szCs w:val="18"/>
              <w:lang w:val="en-US"/>
            </w:rPr>
          </w:rPrChange>
        </w:rPr>
        <w:t>success</w:t>
      </w:r>
      <w:r w:rsidRPr="00CA56A0">
        <w:rPr>
          <w:rFonts w:ascii="Times New Roman" w:hAnsi="Times New Roman" w:cs="Times New Roman"/>
          <w:sz w:val="20"/>
          <w:szCs w:val="20"/>
          <w:lang w:val="en-US"/>
          <w:rPrChange w:id="367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.</w:t>
      </w:r>
    </w:p>
    <w:p w14:paraId="6E346D8B" w14:textId="77777777" w:rsidR="00BF7581" w:rsidRPr="00CA56A0" w:rsidRDefault="00BF7581" w:rsidP="00712F9C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0"/>
          <w:szCs w:val="20"/>
          <w:lang w:val="en-US"/>
          <w:rPrChange w:id="368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  <w:r w:rsidRPr="00CA56A0">
        <w:rPr>
          <w:rFonts w:ascii="Times New Roman" w:hAnsi="Times New Roman" w:cs="Times New Roman"/>
          <w:noProof/>
          <w:sz w:val="20"/>
          <w:szCs w:val="20"/>
          <w:lang w:val="en-US"/>
          <w:rPrChange w:id="369" w:author="Shalma Nur Fadilla" w:date="2025-03-10T14:59:00Z">
            <w:rPr>
              <w:rFonts w:ascii="Times New Roman" w:hAnsi="Times New Roman" w:cs="Times New Roman"/>
              <w:noProof/>
              <w:sz w:val="18"/>
              <w:szCs w:val="18"/>
              <w:lang w:val="en-US"/>
            </w:rPr>
          </w:rPrChange>
        </w:rPr>
        <w:drawing>
          <wp:inline distT="0" distB="0" distL="0" distR="0" wp14:anchorId="520D00FC" wp14:editId="218AE679">
            <wp:extent cx="3960000" cy="14162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4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6BAC" w14:textId="1C5B655A" w:rsidR="00BF7581" w:rsidRPr="00CA56A0" w:rsidRDefault="00BF7581">
      <w:pPr>
        <w:pStyle w:val="ListParagraph"/>
        <w:numPr>
          <w:ilvl w:val="1"/>
          <w:numId w:val="7"/>
        </w:numPr>
        <w:spacing w:after="0" w:line="360" w:lineRule="auto"/>
        <w:ind w:left="1276"/>
        <w:jc w:val="both"/>
        <w:rPr>
          <w:rFonts w:ascii="Times New Roman" w:hAnsi="Times New Roman" w:cs="Times New Roman"/>
          <w:sz w:val="20"/>
          <w:szCs w:val="20"/>
          <w:lang w:val="en-US"/>
          <w:rPrChange w:id="370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pPrChange w:id="371" w:author="Shalma Nur Fadilla" w:date="2025-03-10T15:06:00Z">
          <w:pPr>
            <w:pStyle w:val="ListParagraph"/>
            <w:numPr>
              <w:numId w:val="6"/>
            </w:numPr>
            <w:spacing w:after="0" w:line="360" w:lineRule="auto"/>
            <w:ind w:left="1440" w:hanging="360"/>
            <w:jc w:val="both"/>
          </w:pPr>
        </w:pPrChange>
      </w:pP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372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Menyalin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373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374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kode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375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proofErr w:type="gramStart"/>
      <w:r w:rsidRPr="00CA56A0">
        <w:rPr>
          <w:rFonts w:ascii="Times New Roman" w:hAnsi="Times New Roman" w:cs="Times New Roman"/>
          <w:sz w:val="20"/>
          <w:szCs w:val="20"/>
          <w:lang w:val="en-US"/>
          <w:rPrChange w:id="376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diagram.json</w:t>
      </w:r>
      <w:proofErr w:type="spellEnd"/>
      <w:proofErr w:type="gramEnd"/>
      <w:r w:rsidRPr="00CA56A0">
        <w:rPr>
          <w:rFonts w:ascii="Times New Roman" w:hAnsi="Times New Roman" w:cs="Times New Roman"/>
          <w:sz w:val="20"/>
          <w:szCs w:val="20"/>
          <w:lang w:val="en-US"/>
          <w:rPrChange w:id="377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378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dari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379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380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simulasi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381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diagram yang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382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sudah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383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384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dibuat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385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di wokwi.com, pada file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386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diagram.json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387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yang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388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sudah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389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390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dibuat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391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392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sebelumnya</w:t>
      </w:r>
      <w:proofErr w:type="spellEnd"/>
    </w:p>
    <w:p w14:paraId="1FBAAA72" w14:textId="4B2BF9EC" w:rsidR="00BF7581" w:rsidRPr="00CA56A0" w:rsidRDefault="0086476A" w:rsidP="0086476A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0"/>
          <w:szCs w:val="20"/>
          <w:lang w:val="en-US"/>
          <w:rPrChange w:id="393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  <w:r w:rsidRPr="00CA56A0">
        <w:rPr>
          <w:rFonts w:ascii="Times New Roman" w:hAnsi="Times New Roman" w:cs="Times New Roman"/>
          <w:noProof/>
          <w:sz w:val="20"/>
          <w:szCs w:val="20"/>
          <w:lang w:val="en-US"/>
          <w:rPrChange w:id="394" w:author="Shalma Nur Fadilla" w:date="2025-03-10T14:59:00Z">
            <w:rPr>
              <w:rFonts w:ascii="Times New Roman" w:hAnsi="Times New Roman" w:cs="Times New Roman"/>
              <w:noProof/>
              <w:sz w:val="18"/>
              <w:szCs w:val="18"/>
              <w:lang w:val="en-US"/>
            </w:rPr>
          </w:rPrChange>
        </w:rPr>
        <w:drawing>
          <wp:inline distT="0" distB="0" distL="0" distR="0" wp14:anchorId="37691851" wp14:editId="4596E370">
            <wp:extent cx="3960000" cy="2662229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66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A27E" w14:textId="653D1426" w:rsidR="00BF7581" w:rsidRPr="00CA56A0" w:rsidRDefault="00BF7581">
      <w:pPr>
        <w:pStyle w:val="ListParagraph"/>
        <w:numPr>
          <w:ilvl w:val="1"/>
          <w:numId w:val="7"/>
        </w:numPr>
        <w:spacing w:after="0" w:line="360" w:lineRule="auto"/>
        <w:ind w:left="1276"/>
        <w:jc w:val="both"/>
        <w:rPr>
          <w:rFonts w:ascii="Times New Roman" w:hAnsi="Times New Roman" w:cs="Times New Roman"/>
          <w:sz w:val="20"/>
          <w:szCs w:val="20"/>
          <w:lang w:val="en-US"/>
          <w:rPrChange w:id="395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pPrChange w:id="396" w:author="Shalma Nur Fadilla" w:date="2025-03-10T15:06:00Z">
          <w:pPr>
            <w:pStyle w:val="ListParagraph"/>
            <w:numPr>
              <w:numId w:val="6"/>
            </w:numPr>
            <w:spacing w:after="0" w:line="360" w:lineRule="auto"/>
            <w:ind w:left="1440" w:hanging="360"/>
            <w:jc w:val="both"/>
          </w:pPr>
        </w:pPrChange>
      </w:pP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397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Membuat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398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file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399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baru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400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401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dengan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402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403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nama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404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proofErr w:type="gramStart"/>
      <w:r w:rsidRPr="00CA56A0">
        <w:rPr>
          <w:rFonts w:ascii="Times New Roman" w:hAnsi="Times New Roman" w:cs="Times New Roman"/>
          <w:sz w:val="20"/>
          <w:szCs w:val="20"/>
          <w:lang w:val="en-US"/>
          <w:rPrChange w:id="405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wokwi.toml</w:t>
      </w:r>
      <w:proofErr w:type="spellEnd"/>
      <w:proofErr w:type="gramEnd"/>
      <w:r w:rsidRPr="00CA56A0">
        <w:rPr>
          <w:rFonts w:ascii="Times New Roman" w:hAnsi="Times New Roman" w:cs="Times New Roman"/>
          <w:sz w:val="20"/>
          <w:szCs w:val="20"/>
          <w:lang w:val="en-US"/>
          <w:rPrChange w:id="406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, copy relative path pada file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407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firmware.bin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408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dan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409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firmware.elf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410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,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411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kemudian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412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413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menuliskan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414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415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seperti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416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417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berikut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418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:</w:t>
      </w:r>
    </w:p>
    <w:p w14:paraId="734B95C2" w14:textId="77777777" w:rsidR="00BF7581" w:rsidRPr="00CA56A0" w:rsidRDefault="00BF7581" w:rsidP="00712F9C">
      <w:pPr>
        <w:pStyle w:val="ListParagraph"/>
        <w:spacing w:after="0" w:line="360" w:lineRule="auto"/>
        <w:ind w:left="1440"/>
        <w:jc w:val="both"/>
        <w:rPr>
          <w:rFonts w:ascii="Times New Roman" w:hAnsi="Times New Roman" w:cs="Times New Roman"/>
          <w:sz w:val="20"/>
          <w:szCs w:val="20"/>
          <w:lang w:val="en-US"/>
          <w:rPrChange w:id="419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  <w:r w:rsidRPr="00CA56A0">
        <w:rPr>
          <w:rFonts w:ascii="Times New Roman" w:hAnsi="Times New Roman" w:cs="Times New Roman"/>
          <w:noProof/>
          <w:sz w:val="20"/>
          <w:szCs w:val="20"/>
          <w:lang w:val="en-US"/>
          <w:rPrChange w:id="420" w:author="Shalma Nur Fadilla" w:date="2025-03-10T14:59:00Z">
            <w:rPr>
              <w:rFonts w:ascii="Times New Roman" w:hAnsi="Times New Roman" w:cs="Times New Roman"/>
              <w:noProof/>
              <w:sz w:val="18"/>
              <w:szCs w:val="18"/>
              <w:lang w:val="en-US"/>
            </w:rPr>
          </w:rPrChange>
        </w:rPr>
        <w:drawing>
          <wp:inline distT="0" distB="0" distL="0" distR="0" wp14:anchorId="4D489BF9" wp14:editId="75946C2E">
            <wp:extent cx="3600000" cy="847152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4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3973" w14:textId="44A7A811" w:rsidR="00BF7581" w:rsidDel="00CA56A0" w:rsidRDefault="00BF7581" w:rsidP="00CA56A0">
      <w:pPr>
        <w:pStyle w:val="ListParagraph"/>
        <w:numPr>
          <w:ilvl w:val="1"/>
          <w:numId w:val="7"/>
        </w:numPr>
        <w:spacing w:after="0" w:line="360" w:lineRule="auto"/>
        <w:ind w:left="1276"/>
        <w:jc w:val="both"/>
        <w:rPr>
          <w:del w:id="421" w:author="Shalma Nur Fadilla" w:date="2025-03-10T15:06:00Z"/>
          <w:rFonts w:ascii="Times New Roman" w:hAnsi="Times New Roman" w:cs="Times New Roman"/>
          <w:sz w:val="20"/>
          <w:szCs w:val="20"/>
          <w:lang w:val="en-US"/>
        </w:rPr>
      </w:pP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422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Menekan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423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r w:rsidRPr="00CA56A0">
        <w:rPr>
          <w:rFonts w:ascii="Times New Roman" w:hAnsi="Times New Roman" w:cs="Times New Roman"/>
          <w:i/>
          <w:iCs/>
          <w:sz w:val="20"/>
          <w:szCs w:val="20"/>
          <w:lang w:val="en-US"/>
          <w:rPrChange w:id="424" w:author="Shalma Nur Fadilla" w:date="2025-03-10T14:59:00Z">
            <w:rPr>
              <w:rFonts w:ascii="Times New Roman" w:hAnsi="Times New Roman" w:cs="Times New Roman"/>
              <w:i/>
              <w:iCs/>
              <w:sz w:val="18"/>
              <w:szCs w:val="18"/>
              <w:lang w:val="en-US"/>
            </w:rPr>
          </w:rPrChange>
        </w:rPr>
        <w:t>Ctrl + Shift + P</w:t>
      </w:r>
      <w:r w:rsidRPr="00CA56A0">
        <w:rPr>
          <w:rFonts w:ascii="Times New Roman" w:hAnsi="Times New Roman" w:cs="Times New Roman"/>
          <w:sz w:val="20"/>
          <w:szCs w:val="20"/>
          <w:lang w:val="en-US"/>
          <w:rPrChange w:id="425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426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untuk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427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428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membuka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429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i/>
          <w:iCs/>
          <w:sz w:val="20"/>
          <w:szCs w:val="20"/>
          <w:lang w:val="en-US"/>
          <w:rPrChange w:id="430" w:author="Shalma Nur Fadilla" w:date="2025-03-10T14:59:00Z">
            <w:rPr>
              <w:rFonts w:ascii="Times New Roman" w:hAnsi="Times New Roman" w:cs="Times New Roman"/>
              <w:i/>
              <w:iCs/>
              <w:sz w:val="18"/>
              <w:szCs w:val="18"/>
              <w:lang w:val="en-US"/>
            </w:rPr>
          </w:rPrChange>
        </w:rPr>
        <w:t>palet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431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VS Code,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432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kemudian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433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434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memilih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435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“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436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Wokwi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437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: Start Simulator”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438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untuk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439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440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melakukan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441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r w:rsidRPr="00CA56A0">
        <w:rPr>
          <w:rFonts w:ascii="Times New Roman" w:hAnsi="Times New Roman" w:cs="Times New Roman"/>
          <w:i/>
          <w:iCs/>
          <w:sz w:val="20"/>
          <w:szCs w:val="20"/>
          <w:lang w:val="en-US"/>
          <w:rPrChange w:id="442" w:author="Shalma Nur Fadilla" w:date="2025-03-10T14:59:00Z">
            <w:rPr>
              <w:rFonts w:ascii="Times New Roman" w:hAnsi="Times New Roman" w:cs="Times New Roman"/>
              <w:i/>
              <w:iCs/>
              <w:sz w:val="18"/>
              <w:szCs w:val="18"/>
              <w:lang w:val="en-US"/>
            </w:rPr>
          </w:rPrChange>
        </w:rPr>
        <w:t>running</w:t>
      </w:r>
      <w:r w:rsidRPr="00CA56A0">
        <w:rPr>
          <w:rFonts w:ascii="Times New Roman" w:hAnsi="Times New Roman" w:cs="Times New Roman"/>
          <w:sz w:val="20"/>
          <w:szCs w:val="20"/>
          <w:lang w:val="en-US"/>
          <w:rPrChange w:id="443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program</w:t>
      </w:r>
    </w:p>
    <w:p w14:paraId="6EE75E81" w14:textId="77777777" w:rsidR="00CA56A0" w:rsidRPr="00CA56A0" w:rsidRDefault="00CA56A0">
      <w:pPr>
        <w:pStyle w:val="ListParagraph"/>
        <w:numPr>
          <w:ilvl w:val="1"/>
          <w:numId w:val="7"/>
        </w:numPr>
        <w:spacing w:after="0" w:line="360" w:lineRule="auto"/>
        <w:ind w:left="1276"/>
        <w:jc w:val="both"/>
        <w:rPr>
          <w:ins w:id="444" w:author="Shalma Nur Fadilla" w:date="2025-03-10T15:06:00Z"/>
          <w:rFonts w:ascii="Times New Roman" w:hAnsi="Times New Roman" w:cs="Times New Roman"/>
          <w:sz w:val="20"/>
          <w:szCs w:val="20"/>
          <w:lang w:val="en-US"/>
          <w:rPrChange w:id="445" w:author="Shalma Nur Fadilla" w:date="2025-03-10T14:59:00Z">
            <w:rPr>
              <w:ins w:id="446" w:author="Shalma Nur Fadilla" w:date="2025-03-10T15:06:00Z"/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pPrChange w:id="447" w:author="Shalma Nur Fadilla" w:date="2025-03-10T15:06:00Z">
          <w:pPr>
            <w:pStyle w:val="ListParagraph"/>
            <w:numPr>
              <w:numId w:val="6"/>
            </w:numPr>
            <w:spacing w:after="0" w:line="360" w:lineRule="auto"/>
            <w:ind w:left="1440" w:hanging="360"/>
            <w:jc w:val="both"/>
          </w:pPr>
        </w:pPrChange>
      </w:pPr>
    </w:p>
    <w:p w14:paraId="3751C1ED" w14:textId="6E375152" w:rsidR="00BF7581" w:rsidDel="00CA56A0" w:rsidRDefault="00BF7581" w:rsidP="00CA56A0">
      <w:pPr>
        <w:pStyle w:val="ListParagraph"/>
        <w:numPr>
          <w:ilvl w:val="1"/>
          <w:numId w:val="7"/>
        </w:numPr>
        <w:spacing w:after="0" w:line="360" w:lineRule="auto"/>
        <w:ind w:left="1276"/>
        <w:jc w:val="both"/>
        <w:rPr>
          <w:del w:id="448" w:author="Shalma Nur Fadilla" w:date="2025-03-10T15:06:00Z"/>
          <w:rFonts w:ascii="Times New Roman" w:hAnsi="Times New Roman" w:cs="Times New Roman"/>
          <w:sz w:val="20"/>
          <w:szCs w:val="20"/>
          <w:lang w:val="en-US"/>
        </w:rPr>
      </w:pPr>
      <w:r w:rsidRPr="00CA56A0">
        <w:rPr>
          <w:rFonts w:ascii="Times New Roman" w:hAnsi="Times New Roman" w:cs="Times New Roman"/>
          <w:sz w:val="20"/>
          <w:szCs w:val="20"/>
          <w:lang w:val="en-US"/>
          <w:rPrChange w:id="449" w:author="Shalma Nur Fadilla" w:date="2025-03-10T15:06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Sensor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450" w:author="Shalma Nur Fadilla" w:date="2025-03-10T15:06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suhu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451" w:author="Shalma Nur Fadilla" w:date="2025-03-10T15:06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Simulator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452" w:author="Shalma Nur Fadilla" w:date="2025-03-10T15:06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sudah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453" w:author="Shalma Nur Fadilla" w:date="2025-03-10T15:06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454" w:author="Shalma Nur Fadilla" w:date="2025-03-10T15:06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berhasil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455" w:author="Shalma Nur Fadilla" w:date="2025-03-10T15:06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r w:rsidRPr="00CA56A0">
        <w:rPr>
          <w:rFonts w:ascii="Times New Roman" w:hAnsi="Times New Roman" w:cs="Times New Roman"/>
          <w:i/>
          <w:iCs/>
          <w:sz w:val="20"/>
          <w:szCs w:val="20"/>
          <w:lang w:val="en-US"/>
          <w:rPrChange w:id="456" w:author="Shalma Nur Fadilla" w:date="2025-03-10T15:06:00Z">
            <w:rPr>
              <w:rFonts w:ascii="Times New Roman" w:hAnsi="Times New Roman" w:cs="Times New Roman"/>
              <w:i/>
              <w:iCs/>
              <w:sz w:val="18"/>
              <w:szCs w:val="18"/>
              <w:lang w:val="en-US"/>
            </w:rPr>
          </w:rPrChange>
        </w:rPr>
        <w:t>running</w:t>
      </w:r>
      <w:r w:rsidRPr="00CA56A0">
        <w:rPr>
          <w:rFonts w:ascii="Times New Roman" w:hAnsi="Times New Roman" w:cs="Times New Roman"/>
          <w:sz w:val="20"/>
          <w:szCs w:val="20"/>
          <w:lang w:val="en-US"/>
          <w:rPrChange w:id="457" w:author="Shalma Nur Fadilla" w:date="2025-03-10T15:06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458" w:author="Shalma Nur Fadilla" w:date="2025-03-10T15:06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sesuai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459" w:author="Shalma Nur Fadilla" w:date="2025-03-10T15:06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460" w:author="Shalma Nur Fadilla" w:date="2025-03-10T15:06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logika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461" w:author="Shalma Nur Fadilla" w:date="2025-03-10T15:06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program pada file main.cpp</w:t>
      </w:r>
    </w:p>
    <w:p w14:paraId="5B379C9E" w14:textId="77777777" w:rsidR="00CA56A0" w:rsidRPr="00CA56A0" w:rsidRDefault="00CA56A0">
      <w:pPr>
        <w:pStyle w:val="ListParagraph"/>
        <w:numPr>
          <w:ilvl w:val="1"/>
          <w:numId w:val="7"/>
        </w:numPr>
        <w:spacing w:after="0" w:line="360" w:lineRule="auto"/>
        <w:ind w:left="1276"/>
        <w:jc w:val="both"/>
        <w:rPr>
          <w:ins w:id="462" w:author="Shalma Nur Fadilla" w:date="2025-03-10T15:06:00Z"/>
          <w:rFonts w:ascii="Times New Roman" w:hAnsi="Times New Roman" w:cs="Times New Roman"/>
          <w:sz w:val="20"/>
          <w:szCs w:val="20"/>
          <w:lang w:val="en-US"/>
          <w:rPrChange w:id="463" w:author="Shalma Nur Fadilla" w:date="2025-03-10T15:06:00Z">
            <w:rPr>
              <w:ins w:id="464" w:author="Shalma Nur Fadilla" w:date="2025-03-10T15:06:00Z"/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pPrChange w:id="465" w:author="Shalma Nur Fadilla" w:date="2025-03-10T15:06:00Z">
          <w:pPr>
            <w:pStyle w:val="ListParagraph"/>
            <w:numPr>
              <w:numId w:val="6"/>
            </w:numPr>
            <w:spacing w:after="0" w:line="360" w:lineRule="auto"/>
            <w:ind w:left="1440" w:hanging="360"/>
            <w:jc w:val="both"/>
          </w:pPr>
        </w:pPrChange>
      </w:pPr>
    </w:p>
    <w:p w14:paraId="56897012" w14:textId="77777777" w:rsidR="00BF7581" w:rsidRPr="00CA56A0" w:rsidRDefault="00BF7581">
      <w:pPr>
        <w:pStyle w:val="ListParagraph"/>
        <w:numPr>
          <w:ilvl w:val="1"/>
          <w:numId w:val="7"/>
        </w:numPr>
        <w:spacing w:after="0" w:line="360" w:lineRule="auto"/>
        <w:ind w:left="1276"/>
        <w:jc w:val="both"/>
        <w:rPr>
          <w:rFonts w:ascii="Times New Roman" w:hAnsi="Times New Roman" w:cs="Times New Roman"/>
          <w:sz w:val="20"/>
          <w:szCs w:val="20"/>
          <w:lang w:val="en-US"/>
          <w:rPrChange w:id="466" w:author="Shalma Nur Fadilla" w:date="2025-03-10T15:06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pPrChange w:id="467" w:author="Shalma Nur Fadilla" w:date="2025-03-10T15:06:00Z">
          <w:pPr>
            <w:pStyle w:val="ListParagraph"/>
            <w:numPr>
              <w:numId w:val="6"/>
            </w:numPr>
            <w:spacing w:after="0" w:line="360" w:lineRule="auto"/>
            <w:ind w:left="1440" w:hanging="360"/>
            <w:jc w:val="both"/>
          </w:pPr>
        </w:pPrChange>
      </w:pP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468" w:author="Shalma Nur Fadilla" w:date="2025-03-10T15:06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Menekan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469" w:author="Shalma Nur Fadilla" w:date="2025-03-10T15:06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r w:rsidRPr="00CA56A0">
        <w:rPr>
          <w:rFonts w:ascii="Times New Roman" w:hAnsi="Times New Roman" w:cs="Times New Roman"/>
          <w:i/>
          <w:iCs/>
          <w:sz w:val="20"/>
          <w:szCs w:val="20"/>
          <w:lang w:val="en-US"/>
          <w:rPrChange w:id="470" w:author="Shalma Nur Fadilla" w:date="2025-03-10T15:06:00Z">
            <w:rPr>
              <w:rFonts w:ascii="Times New Roman" w:hAnsi="Times New Roman" w:cs="Times New Roman"/>
              <w:i/>
              <w:iCs/>
              <w:sz w:val="18"/>
              <w:szCs w:val="18"/>
              <w:lang w:val="en-US"/>
            </w:rPr>
          </w:rPrChange>
        </w:rPr>
        <w:t>interface</w:t>
      </w:r>
      <w:r w:rsidRPr="00CA56A0">
        <w:rPr>
          <w:rFonts w:ascii="Times New Roman" w:hAnsi="Times New Roman" w:cs="Times New Roman"/>
          <w:sz w:val="20"/>
          <w:szCs w:val="20"/>
          <w:lang w:val="en-US"/>
          <w:rPrChange w:id="471" w:author="Shalma Nur Fadilla" w:date="2025-03-10T15:06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“Stop the simulation”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472" w:author="Shalma Nur Fadilla" w:date="2025-03-10T15:06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untuk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473" w:author="Shalma Nur Fadilla" w:date="2025-03-10T15:06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474" w:author="Shalma Nur Fadilla" w:date="2025-03-10T15:06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berhenti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475" w:author="Shalma Nur Fadilla" w:date="2025-03-10T15:06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476" w:author="Shalma Nur Fadilla" w:date="2025-03-10T15:06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menjalankan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477" w:author="Shalma Nur Fadilla" w:date="2025-03-10T15:06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simulator</w:t>
      </w:r>
    </w:p>
    <w:p w14:paraId="719D4D9C" w14:textId="7A11C8EF" w:rsidR="00050BB4" w:rsidRDefault="00050BB4" w:rsidP="003A2BB8">
      <w:pPr>
        <w:spacing w:after="0" w:line="360" w:lineRule="auto"/>
        <w:jc w:val="both"/>
        <w:rPr>
          <w:ins w:id="478" w:author="Shalma Nur Fadilla" w:date="2025-03-10T18:36:00Z"/>
          <w:rFonts w:ascii="Times New Roman" w:hAnsi="Times New Roman" w:cs="Times New Roman"/>
          <w:sz w:val="20"/>
          <w:szCs w:val="20"/>
          <w:lang w:val="en-US"/>
        </w:rPr>
      </w:pPr>
      <w:ins w:id="479" w:author="Shalma Nur Fadilla" w:date="2025-03-10T18:36:00Z">
        <w:r>
          <w:rPr>
            <w:rFonts w:ascii="Times New Roman" w:hAnsi="Times New Roman" w:cs="Times New Roman"/>
            <w:sz w:val="20"/>
            <w:szCs w:val="20"/>
            <w:lang w:val="en-US"/>
          </w:rPr>
          <w:br w:type="page"/>
        </w:r>
      </w:ins>
    </w:p>
    <w:p w14:paraId="175669AB" w14:textId="69208DE0" w:rsidR="00BF7581" w:rsidRPr="00CA56A0" w:rsidDel="00050BB4" w:rsidRDefault="00BF7581" w:rsidP="003A2BB8">
      <w:pPr>
        <w:spacing w:after="0" w:line="360" w:lineRule="auto"/>
        <w:jc w:val="both"/>
        <w:rPr>
          <w:del w:id="480" w:author="Shalma Nur Fadilla" w:date="2025-03-10T18:36:00Z"/>
          <w:rFonts w:ascii="Times New Roman" w:hAnsi="Times New Roman" w:cs="Times New Roman"/>
          <w:sz w:val="20"/>
          <w:szCs w:val="20"/>
          <w:lang w:val="en-US"/>
          <w:rPrChange w:id="481" w:author="Shalma Nur Fadilla" w:date="2025-03-10T14:59:00Z">
            <w:rPr>
              <w:del w:id="482" w:author="Shalma Nur Fadilla" w:date="2025-03-10T18:36:00Z"/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</w:p>
    <w:p w14:paraId="3AB7492A" w14:textId="185AD433" w:rsidR="00BF7581" w:rsidRPr="00CA56A0" w:rsidRDefault="00BF7581">
      <w:pPr>
        <w:pStyle w:val="ListParagraph"/>
        <w:numPr>
          <w:ilvl w:val="0"/>
          <w:numId w:val="7"/>
        </w:numPr>
        <w:spacing w:after="0" w:line="360" w:lineRule="auto"/>
        <w:ind w:left="426"/>
        <w:jc w:val="both"/>
        <w:rPr>
          <w:rFonts w:ascii="Times New Roman" w:hAnsi="Times New Roman" w:cs="Times New Roman"/>
          <w:sz w:val="20"/>
          <w:szCs w:val="20"/>
          <w:lang w:val="en-US"/>
          <w:rPrChange w:id="483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pPrChange w:id="484" w:author="Shalma Nur Fadilla" w:date="2025-03-10T15:06:00Z">
          <w:pPr>
            <w:pStyle w:val="ListParagraph"/>
            <w:numPr>
              <w:numId w:val="1"/>
            </w:numPr>
            <w:spacing w:after="0" w:line="360" w:lineRule="auto"/>
            <w:ind w:hanging="360"/>
            <w:jc w:val="both"/>
          </w:pPr>
        </w:pPrChange>
      </w:pPr>
      <w:r w:rsidRPr="00CA56A0">
        <w:rPr>
          <w:rFonts w:ascii="Times New Roman" w:hAnsi="Times New Roman" w:cs="Times New Roman"/>
          <w:sz w:val="20"/>
          <w:szCs w:val="20"/>
          <w:lang w:val="en-US"/>
          <w:rPrChange w:id="485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Results and Discussion</w:t>
      </w:r>
    </w:p>
    <w:p w14:paraId="247EB4E3" w14:textId="457AB142" w:rsidR="00BF7581" w:rsidDel="00121F90" w:rsidRDefault="00BF7581" w:rsidP="00121F90">
      <w:pPr>
        <w:pStyle w:val="ListParagraph"/>
        <w:numPr>
          <w:ilvl w:val="1"/>
          <w:numId w:val="10"/>
        </w:numPr>
        <w:spacing w:after="0" w:line="360" w:lineRule="auto"/>
        <w:ind w:left="709"/>
        <w:jc w:val="both"/>
        <w:rPr>
          <w:del w:id="486" w:author="Shalma Nur Fadilla" w:date="2025-03-10T15:06:00Z"/>
          <w:rFonts w:ascii="Times New Roman" w:hAnsi="Times New Roman" w:cs="Times New Roman"/>
          <w:sz w:val="20"/>
          <w:szCs w:val="20"/>
          <w:lang w:val="en-US"/>
        </w:rPr>
      </w:pPr>
      <w:r w:rsidRPr="00121F90">
        <w:rPr>
          <w:rFonts w:ascii="Times New Roman" w:hAnsi="Times New Roman" w:cs="Times New Roman"/>
          <w:sz w:val="20"/>
          <w:szCs w:val="20"/>
          <w:lang w:val="en-US"/>
          <w:rPrChange w:id="487" w:author="Shalma Nur Fadilla" w:date="2025-03-10T15:06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Experimental Results</w:t>
      </w:r>
    </w:p>
    <w:p w14:paraId="0EEF12E9" w14:textId="77777777" w:rsidR="00121F90" w:rsidRPr="00121F90" w:rsidRDefault="00121F90">
      <w:pPr>
        <w:pStyle w:val="ListParagraph"/>
        <w:numPr>
          <w:ilvl w:val="1"/>
          <w:numId w:val="10"/>
        </w:numPr>
        <w:spacing w:after="0" w:line="360" w:lineRule="auto"/>
        <w:ind w:left="709"/>
        <w:jc w:val="both"/>
        <w:rPr>
          <w:ins w:id="488" w:author="Shalma Nur Fadilla" w:date="2025-03-10T15:06:00Z"/>
          <w:rFonts w:ascii="Times New Roman" w:hAnsi="Times New Roman" w:cs="Times New Roman"/>
          <w:sz w:val="20"/>
          <w:szCs w:val="20"/>
          <w:lang w:val="en-US"/>
          <w:rPrChange w:id="489" w:author="Shalma Nur Fadilla" w:date="2025-03-10T15:06:00Z">
            <w:rPr>
              <w:ins w:id="490" w:author="Shalma Nur Fadilla" w:date="2025-03-10T15:06:00Z"/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pPrChange w:id="491" w:author="Shalma Nur Fadilla" w:date="2025-03-10T15:06:00Z">
          <w:pPr>
            <w:pStyle w:val="ListParagraph"/>
            <w:numPr>
              <w:ilvl w:val="1"/>
              <w:numId w:val="1"/>
            </w:numPr>
            <w:spacing w:after="0" w:line="360" w:lineRule="auto"/>
            <w:ind w:left="1080" w:hanging="360"/>
            <w:jc w:val="both"/>
          </w:pPr>
        </w:pPrChange>
      </w:pPr>
    </w:p>
    <w:p w14:paraId="4446613E" w14:textId="1ECF72D7" w:rsidR="00BF7581" w:rsidRPr="00121F90" w:rsidRDefault="00BF7581">
      <w:pPr>
        <w:pStyle w:val="ListParagraph"/>
        <w:spacing w:after="0" w:line="360" w:lineRule="auto"/>
        <w:ind w:left="709"/>
        <w:jc w:val="both"/>
        <w:rPr>
          <w:rFonts w:ascii="Times New Roman" w:hAnsi="Times New Roman" w:cs="Times New Roman"/>
          <w:sz w:val="20"/>
          <w:szCs w:val="20"/>
          <w:lang w:val="en-US"/>
          <w:rPrChange w:id="492" w:author="Shalma Nur Fadilla" w:date="2025-03-10T15:06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pPrChange w:id="493" w:author="Shalma Nur Fadilla" w:date="2025-03-10T15:07:00Z">
          <w:pPr>
            <w:pStyle w:val="ListParagraph"/>
            <w:spacing w:after="0" w:line="360" w:lineRule="auto"/>
            <w:ind w:left="1080"/>
            <w:jc w:val="both"/>
          </w:pPr>
        </w:pPrChange>
      </w:pPr>
      <w:r w:rsidRPr="00121F90">
        <w:rPr>
          <w:rFonts w:ascii="Times New Roman" w:hAnsi="Times New Roman" w:cs="Times New Roman"/>
          <w:sz w:val="20"/>
          <w:szCs w:val="20"/>
          <w:lang w:val="en-US"/>
          <w:rPrChange w:id="494" w:author="Shalma Nur Fadilla" w:date="2025-03-10T15:06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Sensor </w:t>
      </w:r>
      <w:proofErr w:type="spellStart"/>
      <w:r w:rsidR="0086476A" w:rsidRPr="00121F90">
        <w:rPr>
          <w:rFonts w:ascii="Times New Roman" w:hAnsi="Times New Roman" w:cs="Times New Roman"/>
          <w:sz w:val="20"/>
          <w:szCs w:val="20"/>
          <w:lang w:val="en-US"/>
          <w:rPrChange w:id="495" w:author="Shalma Nur Fadilla" w:date="2025-03-10T15:06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jarak</w:t>
      </w:r>
      <w:proofErr w:type="spellEnd"/>
      <w:r w:rsidRPr="00121F90">
        <w:rPr>
          <w:rFonts w:ascii="Times New Roman" w:hAnsi="Times New Roman" w:cs="Times New Roman"/>
          <w:sz w:val="20"/>
          <w:szCs w:val="20"/>
          <w:lang w:val="en-US"/>
          <w:rPrChange w:id="496" w:author="Shalma Nur Fadilla" w:date="2025-03-10T15:06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121F90">
        <w:rPr>
          <w:rFonts w:ascii="Times New Roman" w:hAnsi="Times New Roman" w:cs="Times New Roman"/>
          <w:sz w:val="20"/>
          <w:szCs w:val="20"/>
          <w:lang w:val="en-US"/>
          <w:rPrChange w:id="497" w:author="Shalma Nur Fadilla" w:date="2025-03-10T15:06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berhasil</w:t>
      </w:r>
      <w:proofErr w:type="spellEnd"/>
      <w:r w:rsidRPr="00121F90">
        <w:rPr>
          <w:rFonts w:ascii="Times New Roman" w:hAnsi="Times New Roman" w:cs="Times New Roman"/>
          <w:sz w:val="20"/>
          <w:szCs w:val="20"/>
          <w:lang w:val="en-US"/>
          <w:rPrChange w:id="498" w:author="Shalma Nur Fadilla" w:date="2025-03-10T15:06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121F90">
        <w:rPr>
          <w:rFonts w:ascii="Times New Roman" w:hAnsi="Times New Roman" w:cs="Times New Roman"/>
          <w:sz w:val="20"/>
          <w:szCs w:val="20"/>
          <w:lang w:val="en-US"/>
          <w:rPrChange w:id="499" w:author="Shalma Nur Fadilla" w:date="2025-03-10T15:06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mendeteksi</w:t>
      </w:r>
      <w:proofErr w:type="spellEnd"/>
      <w:r w:rsidRPr="00121F90">
        <w:rPr>
          <w:rFonts w:ascii="Times New Roman" w:hAnsi="Times New Roman" w:cs="Times New Roman"/>
          <w:sz w:val="20"/>
          <w:szCs w:val="20"/>
          <w:lang w:val="en-US"/>
          <w:rPrChange w:id="500" w:author="Shalma Nur Fadilla" w:date="2025-03-10T15:06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="0086476A" w:rsidRPr="00121F90">
        <w:rPr>
          <w:rFonts w:ascii="Times New Roman" w:hAnsi="Times New Roman" w:cs="Times New Roman"/>
          <w:sz w:val="20"/>
          <w:szCs w:val="20"/>
          <w:lang w:val="en-US"/>
          <w:rPrChange w:id="501" w:author="Shalma Nur Fadilla" w:date="2025-03-10T15:06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jarak</w:t>
      </w:r>
      <w:proofErr w:type="spellEnd"/>
    </w:p>
    <w:p w14:paraId="17756505" w14:textId="001B7C0B" w:rsidR="0086476A" w:rsidRPr="00CA56A0" w:rsidRDefault="0086476A" w:rsidP="0086476A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0"/>
          <w:szCs w:val="20"/>
          <w:lang w:val="en-US"/>
          <w:rPrChange w:id="502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  <w:r w:rsidRPr="00CA56A0">
        <w:rPr>
          <w:rFonts w:ascii="Times New Roman" w:hAnsi="Times New Roman" w:cs="Times New Roman"/>
          <w:noProof/>
          <w:sz w:val="20"/>
          <w:szCs w:val="20"/>
          <w:lang w:val="en-US"/>
          <w:rPrChange w:id="503" w:author="Shalma Nur Fadilla" w:date="2025-03-10T14:59:00Z">
            <w:rPr>
              <w:rFonts w:ascii="Times New Roman" w:hAnsi="Times New Roman" w:cs="Times New Roman"/>
              <w:noProof/>
              <w:sz w:val="18"/>
              <w:szCs w:val="18"/>
              <w:lang w:val="en-US"/>
            </w:rPr>
          </w:rPrChange>
        </w:rPr>
        <w:drawing>
          <wp:inline distT="0" distB="0" distL="0" distR="0" wp14:anchorId="39726D57" wp14:editId="50098403">
            <wp:extent cx="4680000" cy="2872502"/>
            <wp:effectExtent l="0" t="0" r="635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87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6CAD" w14:textId="77777777" w:rsidR="00BF7581" w:rsidRPr="00CA56A0" w:rsidRDefault="00BF7581" w:rsidP="003A2BB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0"/>
          <w:szCs w:val="20"/>
          <w:lang w:val="en-US"/>
          <w:rPrChange w:id="504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</w:p>
    <w:p w14:paraId="2D0F0AEE" w14:textId="77777777" w:rsidR="00BF7581" w:rsidRPr="00CA56A0" w:rsidRDefault="00BF7581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  <w:rPrChange w:id="505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pPrChange w:id="506" w:author="Shalma Nur Fadilla" w:date="2025-03-10T15:06:00Z">
          <w:pPr>
            <w:pStyle w:val="ListParagraph"/>
            <w:numPr>
              <w:numId w:val="1"/>
            </w:numPr>
            <w:spacing w:after="0" w:line="360" w:lineRule="auto"/>
            <w:ind w:hanging="360"/>
            <w:jc w:val="both"/>
          </w:pPr>
        </w:pPrChange>
      </w:pPr>
      <w:r w:rsidRPr="00CA56A0">
        <w:rPr>
          <w:rFonts w:ascii="Times New Roman" w:hAnsi="Times New Roman" w:cs="Times New Roman"/>
          <w:sz w:val="20"/>
          <w:szCs w:val="20"/>
          <w:lang w:val="en-US"/>
          <w:rPrChange w:id="507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Appendix</w:t>
      </w:r>
    </w:p>
    <w:p w14:paraId="35231D62" w14:textId="77777777" w:rsidR="00BF7581" w:rsidRPr="00CA56A0" w:rsidRDefault="00BF7581" w:rsidP="000115F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  <w:rPrChange w:id="508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509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Tampilan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510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 xml:space="preserve"> </w:t>
      </w:r>
      <w:proofErr w:type="spellStart"/>
      <w:r w:rsidRPr="00CA56A0">
        <w:rPr>
          <w:rFonts w:ascii="Times New Roman" w:hAnsi="Times New Roman" w:cs="Times New Roman"/>
          <w:sz w:val="20"/>
          <w:szCs w:val="20"/>
          <w:lang w:val="en-US"/>
          <w:rPrChange w:id="511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keseluruhan</w:t>
      </w:r>
      <w:proofErr w:type="spellEnd"/>
      <w:r w:rsidRPr="00CA56A0">
        <w:rPr>
          <w:rFonts w:ascii="Times New Roman" w:hAnsi="Times New Roman" w:cs="Times New Roman"/>
          <w:sz w:val="20"/>
          <w:szCs w:val="20"/>
          <w:lang w:val="en-US"/>
          <w:rPrChange w:id="512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t>:</w:t>
      </w:r>
    </w:p>
    <w:p w14:paraId="1F2B1909" w14:textId="3A561F1E" w:rsidR="00BF7581" w:rsidRPr="00CA56A0" w:rsidRDefault="0086476A" w:rsidP="00712F9C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  <w:rPrChange w:id="513" w:author="Shalma Nur Fadilla" w:date="2025-03-10T14:59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</w:pPr>
      <w:r w:rsidRPr="00CA56A0">
        <w:rPr>
          <w:rFonts w:ascii="Times New Roman" w:hAnsi="Times New Roman" w:cs="Times New Roman"/>
          <w:noProof/>
          <w:sz w:val="20"/>
          <w:szCs w:val="20"/>
          <w:lang w:val="en-US"/>
          <w:rPrChange w:id="514" w:author="Shalma Nur Fadilla" w:date="2025-03-10T14:59:00Z">
            <w:rPr>
              <w:rFonts w:ascii="Times New Roman" w:hAnsi="Times New Roman" w:cs="Times New Roman"/>
              <w:noProof/>
              <w:sz w:val="18"/>
              <w:szCs w:val="18"/>
              <w:lang w:val="en-US"/>
            </w:rPr>
          </w:rPrChange>
        </w:rPr>
        <w:drawing>
          <wp:inline distT="0" distB="0" distL="0" distR="0" wp14:anchorId="14F48E1A" wp14:editId="6B7206BB">
            <wp:extent cx="4680000" cy="3062274"/>
            <wp:effectExtent l="0" t="0" r="635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06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A0C5" w14:textId="0FC08985" w:rsidR="00CA56A0" w:rsidRDefault="00CA56A0" w:rsidP="00CA56A0">
      <w:pPr>
        <w:spacing w:after="0" w:line="360" w:lineRule="auto"/>
        <w:jc w:val="both"/>
        <w:rPr>
          <w:ins w:id="515" w:author="Shalma Nur Fadilla" w:date="2025-03-10T15:01:00Z"/>
          <w:rFonts w:ascii="Times New Roman" w:hAnsi="Times New Roman" w:cs="Times New Roman"/>
          <w:sz w:val="20"/>
          <w:szCs w:val="20"/>
          <w:lang w:val="en-US"/>
        </w:rPr>
      </w:pPr>
      <w:ins w:id="516" w:author="Shalma Nur Fadilla" w:date="2025-03-10T15:01:00Z">
        <w:r>
          <w:rPr>
            <w:rFonts w:ascii="Times New Roman" w:hAnsi="Times New Roman" w:cs="Times New Roman"/>
            <w:sz w:val="20"/>
            <w:szCs w:val="20"/>
            <w:lang w:val="en-US"/>
          </w:rPr>
          <w:br w:type="page"/>
        </w:r>
      </w:ins>
    </w:p>
    <w:p w14:paraId="066AA05F" w14:textId="77777777" w:rsidR="00CA56A0" w:rsidRPr="00EC4F3B" w:rsidRDefault="00CA56A0" w:rsidP="003A2BB8">
      <w:pPr>
        <w:spacing w:after="0" w:line="360" w:lineRule="auto"/>
        <w:jc w:val="center"/>
        <w:rPr>
          <w:ins w:id="517" w:author="Shalma Nur Fadilla" w:date="2025-03-10T15:02:00Z"/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ins w:id="518" w:author="Shalma Nur Fadilla" w:date="2025-03-10T15:02:00Z">
        <w:r w:rsidRPr="00EC4F3B">
          <w:rPr>
            <w:rFonts w:ascii="Times New Roman" w:hAnsi="Times New Roman" w:cs="Times New Roman"/>
            <w:b/>
            <w:bCs/>
            <w:sz w:val="28"/>
            <w:szCs w:val="28"/>
            <w:lang w:val="en-US"/>
          </w:rPr>
          <w:lastRenderedPageBreak/>
          <w:t>Praktik</w:t>
        </w:r>
        <w:proofErr w:type="spellEnd"/>
        <w:r w:rsidRPr="00EC4F3B">
          <w:rPr>
            <w:rFonts w:ascii="Times New Roman" w:hAnsi="Times New Roman" w:cs="Times New Roman"/>
            <w:b/>
            <w:bCs/>
            <w:sz w:val="28"/>
            <w:szCs w:val="28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b/>
            <w:bCs/>
            <w:sz w:val="28"/>
            <w:szCs w:val="28"/>
            <w:lang w:val="en-US"/>
          </w:rPr>
          <w:t>Pembuatan</w:t>
        </w:r>
        <w:proofErr w:type="spellEnd"/>
        <w:r w:rsidRPr="00EC4F3B">
          <w:rPr>
            <w:rFonts w:ascii="Times New Roman" w:hAnsi="Times New Roman" w:cs="Times New Roman"/>
            <w:b/>
            <w:bCs/>
            <w:sz w:val="28"/>
            <w:szCs w:val="28"/>
            <w:lang w:val="en-US"/>
          </w:rPr>
          <w:t xml:space="preserve"> API </w:t>
        </w:r>
        <w:proofErr w:type="spellStart"/>
        <w:r w:rsidRPr="00EC4F3B">
          <w:rPr>
            <w:rFonts w:ascii="Times New Roman" w:hAnsi="Times New Roman" w:cs="Times New Roman"/>
            <w:b/>
            <w:bCs/>
            <w:sz w:val="28"/>
            <w:szCs w:val="28"/>
            <w:lang w:val="en-US"/>
          </w:rPr>
          <w:t>Menggunakan</w:t>
        </w:r>
        <w:proofErr w:type="spellEnd"/>
        <w:r w:rsidRPr="00EC4F3B">
          <w:rPr>
            <w:rFonts w:ascii="Times New Roman" w:hAnsi="Times New Roman" w:cs="Times New Roman"/>
            <w:b/>
            <w:bCs/>
            <w:sz w:val="28"/>
            <w:szCs w:val="28"/>
            <w:lang w:val="en-US"/>
          </w:rPr>
          <w:t xml:space="preserve"> Laravel 11 dan </w:t>
        </w:r>
        <w:proofErr w:type="spellStart"/>
        <w:r w:rsidRPr="00EC4F3B">
          <w:rPr>
            <w:rFonts w:ascii="Times New Roman" w:hAnsi="Times New Roman" w:cs="Times New Roman"/>
            <w:b/>
            <w:bCs/>
            <w:sz w:val="28"/>
            <w:szCs w:val="28"/>
            <w:lang w:val="en-US"/>
          </w:rPr>
          <w:t>Ngrok</w:t>
        </w:r>
        <w:proofErr w:type="spellEnd"/>
      </w:ins>
    </w:p>
    <w:p w14:paraId="43971EF9" w14:textId="77777777" w:rsidR="00CA56A0" w:rsidRPr="00EC4F3B" w:rsidRDefault="00CA56A0" w:rsidP="003A2BB8">
      <w:pPr>
        <w:spacing w:after="0" w:line="360" w:lineRule="auto"/>
        <w:jc w:val="center"/>
        <w:rPr>
          <w:ins w:id="519" w:author="Shalma Nur Fadilla" w:date="2025-03-10T15:02:00Z"/>
          <w:rFonts w:ascii="Times New Roman" w:hAnsi="Times New Roman" w:cs="Times New Roman"/>
          <w:i/>
          <w:iCs/>
          <w:sz w:val="24"/>
          <w:szCs w:val="24"/>
          <w:lang w:val="en-US"/>
        </w:rPr>
      </w:pPr>
      <w:ins w:id="520" w:author="Shalma Nur Fadilla" w:date="2025-03-10T15:02:00Z">
        <w:r w:rsidRPr="00EC4F3B">
          <w:rPr>
            <w:rFonts w:ascii="Times New Roman" w:hAnsi="Times New Roman" w:cs="Times New Roman"/>
            <w:i/>
            <w:iCs/>
            <w:sz w:val="24"/>
            <w:szCs w:val="24"/>
            <w:lang w:val="en-US"/>
          </w:rPr>
          <w:t>Shalma Nur Fadilla</w:t>
        </w:r>
      </w:ins>
    </w:p>
    <w:p w14:paraId="178C14B8" w14:textId="77777777" w:rsidR="00CA56A0" w:rsidRPr="00EC4F3B" w:rsidRDefault="00CA56A0" w:rsidP="003A2BB8">
      <w:pPr>
        <w:spacing w:after="0" w:line="360" w:lineRule="auto"/>
        <w:jc w:val="center"/>
        <w:rPr>
          <w:ins w:id="521" w:author="Shalma Nur Fadilla" w:date="2025-03-10T15:02:00Z"/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ins w:id="522" w:author="Shalma Nur Fadilla" w:date="2025-03-10T15:02:00Z">
        <w:r w:rsidRPr="00EC4F3B">
          <w:rPr>
            <w:rFonts w:ascii="Times New Roman" w:hAnsi="Times New Roman" w:cs="Times New Roman"/>
            <w:i/>
            <w:iCs/>
            <w:sz w:val="24"/>
            <w:szCs w:val="24"/>
            <w:lang w:val="en-US"/>
          </w:rPr>
          <w:t>Fakultas</w:t>
        </w:r>
        <w:proofErr w:type="spellEnd"/>
        <w:r w:rsidRPr="00EC4F3B">
          <w:rPr>
            <w:rFonts w:ascii="Times New Roman" w:hAnsi="Times New Roman" w:cs="Times New Roman"/>
            <w:i/>
            <w:iCs/>
            <w:sz w:val="24"/>
            <w:szCs w:val="24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i/>
            <w:iCs/>
            <w:sz w:val="24"/>
            <w:szCs w:val="24"/>
            <w:lang w:val="en-US"/>
          </w:rPr>
          <w:t>Vokasi</w:t>
        </w:r>
        <w:proofErr w:type="spellEnd"/>
        <w:r w:rsidRPr="00EC4F3B">
          <w:rPr>
            <w:rFonts w:ascii="Times New Roman" w:hAnsi="Times New Roman" w:cs="Times New Roman"/>
            <w:i/>
            <w:iCs/>
            <w:sz w:val="24"/>
            <w:szCs w:val="24"/>
            <w:lang w:val="en-US"/>
          </w:rPr>
          <w:t xml:space="preserve">, Universitas </w:t>
        </w:r>
        <w:proofErr w:type="spellStart"/>
        <w:r w:rsidRPr="00EC4F3B">
          <w:rPr>
            <w:rFonts w:ascii="Times New Roman" w:hAnsi="Times New Roman" w:cs="Times New Roman"/>
            <w:i/>
            <w:iCs/>
            <w:sz w:val="24"/>
            <w:szCs w:val="24"/>
            <w:lang w:val="en-US"/>
          </w:rPr>
          <w:t>Brawijaya</w:t>
        </w:r>
        <w:proofErr w:type="spellEnd"/>
      </w:ins>
    </w:p>
    <w:p w14:paraId="74039DA6" w14:textId="77777777" w:rsidR="00CA56A0" w:rsidRPr="00EC4F3B" w:rsidRDefault="00CA56A0" w:rsidP="003A2BB8">
      <w:pPr>
        <w:spacing w:after="0" w:line="360" w:lineRule="auto"/>
        <w:jc w:val="center"/>
        <w:rPr>
          <w:ins w:id="523" w:author="Shalma Nur Fadilla" w:date="2025-03-10T15:02:00Z"/>
          <w:rFonts w:ascii="Times New Roman" w:hAnsi="Times New Roman" w:cs="Times New Roman"/>
          <w:i/>
          <w:iCs/>
          <w:sz w:val="24"/>
          <w:szCs w:val="24"/>
          <w:lang w:val="en-US"/>
        </w:rPr>
      </w:pPr>
      <w:ins w:id="524" w:author="Shalma Nur Fadilla" w:date="2025-03-10T15:02:00Z">
        <w:r w:rsidRPr="00EC4F3B">
          <w:rPr>
            <w:rFonts w:ascii="Times New Roman" w:hAnsi="Times New Roman" w:cs="Times New Roman"/>
            <w:i/>
            <w:iCs/>
            <w:sz w:val="24"/>
            <w:szCs w:val="24"/>
            <w:lang w:val="en-US"/>
          </w:rPr>
          <w:t>Email: shalmafadilla28@gmail.com</w:t>
        </w:r>
      </w:ins>
    </w:p>
    <w:p w14:paraId="49C3DC18" w14:textId="77777777" w:rsidR="00CA56A0" w:rsidRPr="00EC4F3B" w:rsidRDefault="00CA56A0" w:rsidP="003A2BB8">
      <w:pPr>
        <w:spacing w:after="0" w:line="360" w:lineRule="auto"/>
        <w:jc w:val="center"/>
        <w:rPr>
          <w:ins w:id="525" w:author="Shalma Nur Fadilla" w:date="2025-03-10T15:02:00Z"/>
          <w:rFonts w:ascii="Times New Roman" w:hAnsi="Times New Roman" w:cs="Times New Roman"/>
          <w:sz w:val="20"/>
          <w:szCs w:val="20"/>
          <w:lang w:val="en-US"/>
        </w:rPr>
      </w:pPr>
    </w:p>
    <w:p w14:paraId="79DF690B" w14:textId="77777777" w:rsidR="00CA56A0" w:rsidRPr="00EC4F3B" w:rsidRDefault="00CA56A0" w:rsidP="003A2BB8">
      <w:pPr>
        <w:spacing w:after="0" w:line="360" w:lineRule="auto"/>
        <w:jc w:val="both"/>
        <w:rPr>
          <w:ins w:id="526" w:author="Shalma Nur Fadilla" w:date="2025-03-10T15:02:00Z"/>
          <w:rFonts w:ascii="Times New Roman" w:hAnsi="Times New Roman" w:cs="Times New Roman"/>
          <w:color w:val="000000"/>
          <w:sz w:val="20"/>
          <w:szCs w:val="20"/>
        </w:rPr>
      </w:pPr>
      <w:proofErr w:type="spellStart"/>
      <w:ins w:id="527" w:author="Shalma Nur Fadilla" w:date="2025-03-10T15:02:00Z"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Praktik</w:t>
        </w:r>
        <w:proofErr w:type="spellEnd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 xml:space="preserve"> pada BAB 12 </w:t>
        </w:r>
        <w:proofErr w:type="spellStart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ini</w:t>
        </w:r>
        <w:proofErr w:type="spellEnd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dilakukan</w:t>
        </w:r>
        <w:proofErr w:type="spellEnd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untuk</w:t>
        </w:r>
        <w:proofErr w:type="spellEnd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membuat</w:t>
        </w:r>
        <w:proofErr w:type="spellEnd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 xml:space="preserve"> API </w:t>
        </w:r>
        <w:proofErr w:type="spellStart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menggunakan</w:t>
        </w:r>
        <w:proofErr w:type="spellEnd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 xml:space="preserve"> Laravel dan </w:t>
        </w:r>
        <w:proofErr w:type="spellStart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Ngrok</w:t>
        </w:r>
        <w:proofErr w:type="spellEnd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 xml:space="preserve">. </w:t>
        </w:r>
        <w:proofErr w:type="spellStart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Pembuatan</w:t>
        </w:r>
        <w:proofErr w:type="spellEnd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 xml:space="preserve"> API </w:t>
        </w:r>
        <w:proofErr w:type="spellStart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menggunakan</w:t>
        </w:r>
        <w:proofErr w:type="spellEnd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Ngrok</w:t>
        </w:r>
        <w:proofErr w:type="spellEnd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ini</w:t>
        </w:r>
        <w:proofErr w:type="spellEnd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bertujuan</w:t>
        </w:r>
        <w:proofErr w:type="spellEnd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 xml:space="preserve"> agar </w:t>
        </w:r>
        <w:proofErr w:type="spellStart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dapat</w:t>
        </w:r>
        <w:proofErr w:type="spellEnd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diakses</w:t>
        </w:r>
        <w:proofErr w:type="spellEnd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kapanpun</w:t>
        </w:r>
        <w:proofErr w:type="spellEnd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 xml:space="preserve"> dan </w:t>
        </w:r>
        <w:proofErr w:type="spellStart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dimanapun</w:t>
        </w:r>
        <w:proofErr w:type="spellEnd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secara</w:t>
        </w:r>
        <w:proofErr w:type="spellEnd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 xml:space="preserve"> online. </w:t>
        </w:r>
        <w:proofErr w:type="spellStart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Dengan</w:t>
        </w:r>
        <w:proofErr w:type="spellEnd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menggunakan</w:t>
        </w:r>
        <w:proofErr w:type="spellEnd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beberapa</w:t>
        </w:r>
        <w:proofErr w:type="spellEnd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 xml:space="preserve"> tools </w:t>
        </w:r>
        <w:proofErr w:type="spellStart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seperti</w:t>
        </w:r>
        <w:proofErr w:type="spellEnd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 xml:space="preserve"> XAMPP (server database), Herd (</w:t>
        </w:r>
        <w:proofErr w:type="spellStart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pengelola</w:t>
        </w:r>
        <w:proofErr w:type="spellEnd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proyek</w:t>
        </w:r>
        <w:proofErr w:type="spellEnd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laravel</w:t>
        </w:r>
        <w:proofErr w:type="spellEnd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 xml:space="preserve"> 11), Postman (media uji </w:t>
        </w:r>
        <w:proofErr w:type="spellStart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coba</w:t>
        </w:r>
        <w:proofErr w:type="spellEnd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 xml:space="preserve"> API), dan </w:t>
        </w:r>
        <w:proofErr w:type="spellStart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Ngrok</w:t>
        </w:r>
        <w:proofErr w:type="spellEnd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 xml:space="preserve"> (</w:t>
        </w:r>
        <w:proofErr w:type="spellStart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penghubung</w:t>
        </w:r>
        <w:proofErr w:type="spellEnd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 xml:space="preserve"> server </w:t>
        </w:r>
        <w:proofErr w:type="spellStart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lokal</w:t>
        </w:r>
        <w:proofErr w:type="spellEnd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dengan</w:t>
        </w:r>
        <w:proofErr w:type="spellEnd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 xml:space="preserve"> internet), </w:t>
        </w:r>
        <w:proofErr w:type="spellStart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serta</w:t>
        </w:r>
        <w:proofErr w:type="spellEnd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teks</w:t>
        </w:r>
        <w:proofErr w:type="spellEnd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 xml:space="preserve"> editor Visual Studio Code. </w:t>
        </w:r>
        <w:proofErr w:type="spellStart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Dengan</w:t>
        </w:r>
        <w:proofErr w:type="spellEnd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hasil</w:t>
        </w:r>
        <w:proofErr w:type="spellEnd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akhir</w:t>
        </w:r>
        <w:proofErr w:type="spellEnd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pembuatan</w:t>
        </w:r>
        <w:proofErr w:type="spellEnd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 xml:space="preserve"> API yang </w:t>
        </w:r>
        <w:proofErr w:type="spellStart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berhasil</w:t>
        </w:r>
        <w:proofErr w:type="spellEnd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terhubung</w:t>
        </w:r>
        <w:proofErr w:type="spellEnd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dengan</w:t>
        </w:r>
        <w:proofErr w:type="spellEnd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Ngrok</w:t>
        </w:r>
        <w:proofErr w:type="spellEnd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serta</w:t>
        </w:r>
        <w:proofErr w:type="spellEnd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dapat</w:t>
        </w:r>
        <w:proofErr w:type="spellEnd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diakses</w:t>
        </w:r>
        <w:proofErr w:type="spellEnd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melalui</w:t>
        </w:r>
        <w:proofErr w:type="spellEnd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 xml:space="preserve"> internet.</w:t>
        </w:r>
      </w:ins>
    </w:p>
    <w:p w14:paraId="0ACDD385" w14:textId="77777777" w:rsidR="00CA56A0" w:rsidRPr="00EC4F3B" w:rsidRDefault="00CA56A0" w:rsidP="003A2BB8">
      <w:pPr>
        <w:spacing w:after="0" w:line="360" w:lineRule="auto"/>
        <w:jc w:val="both"/>
        <w:rPr>
          <w:ins w:id="528" w:author="Shalma Nur Fadilla" w:date="2025-03-10T15:02:00Z"/>
          <w:rFonts w:ascii="Times New Roman" w:hAnsi="Times New Roman" w:cs="Times New Roman"/>
          <w:color w:val="000000"/>
          <w:sz w:val="20"/>
          <w:szCs w:val="20"/>
        </w:rPr>
      </w:pPr>
    </w:p>
    <w:p w14:paraId="153846FF" w14:textId="77777777" w:rsidR="00CA56A0" w:rsidRPr="00EC4F3B" w:rsidRDefault="00CA56A0" w:rsidP="003A2BB8">
      <w:pPr>
        <w:spacing w:after="0" w:line="360" w:lineRule="auto"/>
        <w:jc w:val="both"/>
        <w:rPr>
          <w:ins w:id="529" w:author="Shalma Nur Fadilla" w:date="2025-03-10T15:02:00Z"/>
          <w:rFonts w:ascii="Times New Roman" w:hAnsi="Times New Roman" w:cs="Times New Roman"/>
          <w:color w:val="000000"/>
          <w:sz w:val="20"/>
          <w:szCs w:val="20"/>
        </w:rPr>
      </w:pPr>
      <w:ins w:id="530" w:author="Shalma Nur Fadilla" w:date="2025-03-10T15:02:00Z"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 xml:space="preserve">Keywords – API, </w:t>
        </w:r>
        <w:proofErr w:type="spellStart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Ngrok</w:t>
        </w:r>
        <w:proofErr w:type="spellEnd"/>
        <w:r w:rsidRPr="00EC4F3B">
          <w:rPr>
            <w:rFonts w:ascii="Times New Roman" w:hAnsi="Times New Roman" w:cs="Times New Roman"/>
            <w:color w:val="000000"/>
            <w:sz w:val="20"/>
            <w:szCs w:val="20"/>
          </w:rPr>
          <w:t>, Laravel, XAMPP, Herd, Postman</w:t>
        </w:r>
      </w:ins>
    </w:p>
    <w:p w14:paraId="2B086886" w14:textId="77777777" w:rsidR="00CA56A0" w:rsidRPr="00EC4F3B" w:rsidRDefault="00CA56A0" w:rsidP="003A2BB8">
      <w:pPr>
        <w:spacing w:after="0" w:line="360" w:lineRule="auto"/>
        <w:jc w:val="both"/>
        <w:rPr>
          <w:ins w:id="531" w:author="Shalma Nur Fadilla" w:date="2025-03-10T15:02:00Z"/>
          <w:rFonts w:ascii="Times New Roman" w:hAnsi="Times New Roman" w:cs="Times New Roman"/>
          <w:color w:val="000000"/>
          <w:sz w:val="20"/>
          <w:szCs w:val="20"/>
        </w:rPr>
      </w:pPr>
    </w:p>
    <w:p w14:paraId="7C9EA5E2" w14:textId="6C54352D" w:rsidR="00CA56A0" w:rsidRPr="00121F90" w:rsidRDefault="00CA56A0">
      <w:pPr>
        <w:pStyle w:val="ListParagraph"/>
        <w:numPr>
          <w:ilvl w:val="0"/>
          <w:numId w:val="11"/>
        </w:numPr>
        <w:spacing w:after="0" w:line="360" w:lineRule="auto"/>
        <w:jc w:val="both"/>
        <w:rPr>
          <w:ins w:id="532" w:author="Shalma Nur Fadilla" w:date="2025-03-10T15:02:00Z"/>
          <w:rFonts w:ascii="Times New Roman" w:hAnsi="Times New Roman" w:cs="Times New Roman"/>
          <w:sz w:val="20"/>
          <w:szCs w:val="20"/>
          <w:lang w:val="en-US"/>
          <w:rPrChange w:id="533" w:author="Shalma Nur Fadilla" w:date="2025-03-10T15:07:00Z">
            <w:rPr>
              <w:ins w:id="534" w:author="Shalma Nur Fadilla" w:date="2025-03-10T15:02:00Z"/>
              <w:lang w:val="en-US"/>
            </w:rPr>
          </w:rPrChange>
        </w:rPr>
        <w:pPrChange w:id="535" w:author="Shalma Nur Fadilla" w:date="2025-03-10T15:07:00Z">
          <w:pPr>
            <w:pStyle w:val="ListParagraph"/>
            <w:numPr>
              <w:numId w:val="1"/>
            </w:numPr>
            <w:spacing w:after="0" w:line="360" w:lineRule="auto"/>
            <w:ind w:hanging="360"/>
            <w:jc w:val="both"/>
          </w:pPr>
        </w:pPrChange>
      </w:pPr>
      <w:ins w:id="536" w:author="Shalma Nur Fadilla" w:date="2025-03-10T15:02:00Z">
        <w:r w:rsidRPr="00121F90">
          <w:rPr>
            <w:rFonts w:ascii="Times New Roman" w:hAnsi="Times New Roman" w:cs="Times New Roman"/>
            <w:sz w:val="20"/>
            <w:szCs w:val="20"/>
            <w:lang w:val="en-US"/>
            <w:rPrChange w:id="537" w:author="Shalma Nur Fadilla" w:date="2025-03-10T15:07:00Z">
              <w:rPr>
                <w:lang w:val="en-US"/>
              </w:rPr>
            </w:rPrChange>
          </w:rPr>
          <w:t>Introduction</w:t>
        </w:r>
      </w:ins>
    </w:p>
    <w:p w14:paraId="6D4EBAB2" w14:textId="7005CD9D" w:rsidR="00CA56A0" w:rsidRPr="00121F90" w:rsidRDefault="00CA56A0">
      <w:pPr>
        <w:pStyle w:val="ListParagraph"/>
        <w:numPr>
          <w:ilvl w:val="1"/>
          <w:numId w:val="12"/>
        </w:numPr>
        <w:spacing w:after="0" w:line="360" w:lineRule="auto"/>
        <w:jc w:val="both"/>
        <w:rPr>
          <w:ins w:id="538" w:author="Shalma Nur Fadilla" w:date="2025-03-10T15:02:00Z"/>
          <w:rFonts w:ascii="Times New Roman" w:hAnsi="Times New Roman" w:cs="Times New Roman"/>
          <w:sz w:val="20"/>
          <w:szCs w:val="20"/>
          <w:lang w:val="en-US"/>
          <w:rPrChange w:id="539" w:author="Shalma Nur Fadilla" w:date="2025-03-10T15:07:00Z">
            <w:rPr>
              <w:ins w:id="540" w:author="Shalma Nur Fadilla" w:date="2025-03-10T15:02:00Z"/>
              <w:lang w:val="en-US"/>
            </w:rPr>
          </w:rPrChange>
        </w:rPr>
        <w:pPrChange w:id="541" w:author="Shalma Nur Fadilla" w:date="2025-03-10T15:07:00Z">
          <w:pPr>
            <w:pStyle w:val="ListParagraph"/>
            <w:numPr>
              <w:ilvl w:val="1"/>
              <w:numId w:val="1"/>
            </w:numPr>
            <w:spacing w:after="0" w:line="360" w:lineRule="auto"/>
            <w:ind w:left="1080" w:hanging="360"/>
            <w:jc w:val="both"/>
          </w:pPr>
        </w:pPrChange>
      </w:pPr>
      <w:proofErr w:type="spellStart"/>
      <w:ins w:id="542" w:author="Shalma Nur Fadilla" w:date="2025-03-10T15:02:00Z">
        <w:r w:rsidRPr="00121F90">
          <w:rPr>
            <w:rFonts w:ascii="Times New Roman" w:hAnsi="Times New Roman" w:cs="Times New Roman"/>
            <w:sz w:val="20"/>
            <w:szCs w:val="20"/>
            <w:lang w:val="en-US"/>
            <w:rPrChange w:id="543" w:author="Shalma Nur Fadilla" w:date="2025-03-10T15:07:00Z">
              <w:rPr>
                <w:lang w:val="en-US"/>
              </w:rPr>
            </w:rPrChange>
          </w:rPr>
          <w:t>Latar</w:t>
        </w:r>
        <w:proofErr w:type="spellEnd"/>
        <w:r w:rsidRPr="00121F90">
          <w:rPr>
            <w:rFonts w:ascii="Times New Roman" w:hAnsi="Times New Roman" w:cs="Times New Roman"/>
            <w:sz w:val="20"/>
            <w:szCs w:val="20"/>
            <w:lang w:val="en-US"/>
            <w:rPrChange w:id="544" w:author="Shalma Nur Fadilla" w:date="2025-03-10T15:07:00Z">
              <w:rPr>
                <w:lang w:val="en-US"/>
              </w:rPr>
            </w:rPrChange>
          </w:rPr>
          <w:t xml:space="preserve"> </w:t>
        </w:r>
        <w:proofErr w:type="spellStart"/>
        <w:r w:rsidRPr="00121F90">
          <w:rPr>
            <w:rFonts w:ascii="Times New Roman" w:hAnsi="Times New Roman" w:cs="Times New Roman"/>
            <w:sz w:val="20"/>
            <w:szCs w:val="20"/>
            <w:lang w:val="en-US"/>
            <w:rPrChange w:id="545" w:author="Shalma Nur Fadilla" w:date="2025-03-10T15:07:00Z">
              <w:rPr>
                <w:lang w:val="en-US"/>
              </w:rPr>
            </w:rPrChange>
          </w:rPr>
          <w:t>Belakang</w:t>
        </w:r>
        <w:proofErr w:type="spellEnd"/>
      </w:ins>
    </w:p>
    <w:p w14:paraId="005D3894" w14:textId="77777777" w:rsidR="00CA56A0" w:rsidRPr="00EC4F3B" w:rsidRDefault="00CA56A0" w:rsidP="00050BB4">
      <w:pPr>
        <w:pStyle w:val="ListParagraph"/>
        <w:spacing w:after="0" w:line="360" w:lineRule="auto"/>
        <w:ind w:left="1418" w:firstLine="763"/>
        <w:jc w:val="both"/>
        <w:rPr>
          <w:ins w:id="546" w:author="Shalma Nur Fadilla" w:date="2025-03-10T15:02:00Z"/>
          <w:rFonts w:ascii="Times New Roman" w:hAnsi="Times New Roman" w:cs="Times New Roman"/>
          <w:sz w:val="20"/>
          <w:szCs w:val="20"/>
        </w:rPr>
        <w:pPrChange w:id="547" w:author="Shalma Nur Fadilla" w:date="2025-03-10T18:34:00Z">
          <w:pPr>
            <w:pStyle w:val="ListParagraph"/>
            <w:spacing w:after="0" w:line="360" w:lineRule="auto"/>
            <w:ind w:left="1080" w:firstLine="763"/>
            <w:jc w:val="both"/>
          </w:pPr>
        </w:pPrChange>
      </w:pPr>
      <w:ins w:id="548" w:author="Shalma Nur Fadilla" w:date="2025-03-10T15:02:00Z">
        <w:r w:rsidRPr="00EC4F3B">
          <w:rPr>
            <w:rFonts w:ascii="Times New Roman" w:hAnsi="Times New Roman" w:cs="Times New Roman"/>
            <w:sz w:val="20"/>
            <w:szCs w:val="20"/>
          </w:rPr>
          <w:t xml:space="preserve">API (Application Programming Interface)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adalah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serangkaian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protokol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yang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memungkinkan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satu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aplikasi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saling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berkomunikasi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dengan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aplikasi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lain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misalnya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klien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dengan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server.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Pembuatan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API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dapat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menggunakan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berbagai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macam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framework, salah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satunya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yang paling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populer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adalah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laravel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11.</w:t>
        </w:r>
      </w:ins>
    </w:p>
    <w:p w14:paraId="13502743" w14:textId="77777777" w:rsidR="00CA56A0" w:rsidRPr="00EC4F3B" w:rsidRDefault="00CA56A0" w:rsidP="00050BB4">
      <w:pPr>
        <w:pStyle w:val="ListParagraph"/>
        <w:spacing w:after="0" w:line="360" w:lineRule="auto"/>
        <w:ind w:left="1418" w:firstLine="763"/>
        <w:jc w:val="both"/>
        <w:rPr>
          <w:ins w:id="549" w:author="Shalma Nur Fadilla" w:date="2025-03-10T15:02:00Z"/>
          <w:rFonts w:ascii="Times New Roman" w:hAnsi="Times New Roman" w:cs="Times New Roman"/>
          <w:sz w:val="20"/>
          <w:szCs w:val="20"/>
        </w:rPr>
        <w:pPrChange w:id="550" w:author="Shalma Nur Fadilla" w:date="2025-03-10T18:34:00Z">
          <w:pPr>
            <w:pStyle w:val="ListParagraph"/>
            <w:spacing w:after="0" w:line="360" w:lineRule="auto"/>
            <w:ind w:left="1080" w:firstLine="763"/>
            <w:jc w:val="both"/>
          </w:pPr>
        </w:pPrChange>
      </w:pPr>
      <w:ins w:id="551" w:author="Shalma Nur Fadilla" w:date="2025-03-10T15:02:00Z">
        <w:r w:rsidRPr="00EC4F3B">
          <w:rPr>
            <w:rFonts w:ascii="Times New Roman" w:hAnsi="Times New Roman" w:cs="Times New Roman"/>
            <w:sz w:val="20"/>
            <w:szCs w:val="20"/>
          </w:rPr>
          <w:t xml:space="preserve">Laravel 11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merupakan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framework PHP yang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menyediakan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berbagai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tools dan library yang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memudahkan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pengembang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dalam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pembuatan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API. Laravel 11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memungkinkan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kita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mengelola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berbagai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tools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seperti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routing,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autentikasi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, middleware, dan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pengelolaan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database.</w:t>
        </w:r>
      </w:ins>
    </w:p>
    <w:p w14:paraId="04FEF03D" w14:textId="77777777" w:rsidR="00CA56A0" w:rsidRPr="00EC4F3B" w:rsidRDefault="00CA56A0" w:rsidP="00050BB4">
      <w:pPr>
        <w:pStyle w:val="ListParagraph"/>
        <w:spacing w:after="0" w:line="360" w:lineRule="auto"/>
        <w:ind w:left="1418" w:firstLine="763"/>
        <w:jc w:val="both"/>
        <w:rPr>
          <w:ins w:id="552" w:author="Shalma Nur Fadilla" w:date="2025-03-10T15:02:00Z"/>
          <w:rFonts w:ascii="Times New Roman" w:hAnsi="Times New Roman" w:cs="Times New Roman"/>
          <w:sz w:val="20"/>
          <w:szCs w:val="20"/>
        </w:rPr>
        <w:pPrChange w:id="553" w:author="Shalma Nur Fadilla" w:date="2025-03-10T18:34:00Z">
          <w:pPr>
            <w:pStyle w:val="ListParagraph"/>
            <w:spacing w:after="0" w:line="360" w:lineRule="auto"/>
            <w:ind w:left="1080" w:firstLine="763"/>
            <w:jc w:val="both"/>
          </w:pPr>
        </w:pPrChange>
      </w:pPr>
      <w:proofErr w:type="spellStart"/>
      <w:ins w:id="554" w:author="Shalma Nur Fadilla" w:date="2025-03-10T15:02:00Z">
        <w:r w:rsidRPr="00EC4F3B">
          <w:rPr>
            <w:rFonts w:ascii="Times New Roman" w:hAnsi="Times New Roman" w:cs="Times New Roman"/>
            <w:sz w:val="20"/>
            <w:szCs w:val="20"/>
          </w:rPr>
          <w:t>Ngrok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adalah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proxy server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untuk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membuat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jaringan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private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melalui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NAT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atau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firewall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untuk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menghubungkan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server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lokal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ke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internet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dengan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aman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.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Ngrok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membuat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URL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publik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yang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dapat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digunakan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untuk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mengakses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API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secara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online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kapanpun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dan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dimanapun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.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Ngrok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sangat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berguna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untuk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mengelola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perangkat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IoT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dari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jarak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jauh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tanpa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perlu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pengaturan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IP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publik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atau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NAT traversal.</w:t>
        </w:r>
      </w:ins>
    </w:p>
    <w:p w14:paraId="43530D29" w14:textId="77777777" w:rsidR="00CA56A0" w:rsidRPr="00EC4F3B" w:rsidRDefault="00CA56A0" w:rsidP="00050BB4">
      <w:pPr>
        <w:pStyle w:val="ListParagraph"/>
        <w:spacing w:after="0" w:line="360" w:lineRule="auto"/>
        <w:ind w:left="1418" w:firstLine="763"/>
        <w:jc w:val="both"/>
        <w:rPr>
          <w:ins w:id="555" w:author="Shalma Nur Fadilla" w:date="2025-03-10T15:02:00Z"/>
          <w:rFonts w:ascii="Times New Roman" w:hAnsi="Times New Roman" w:cs="Times New Roman"/>
          <w:sz w:val="20"/>
          <w:szCs w:val="20"/>
          <w:lang w:val="en-US"/>
        </w:rPr>
        <w:pPrChange w:id="556" w:author="Shalma Nur Fadilla" w:date="2025-03-10T18:34:00Z">
          <w:pPr>
            <w:pStyle w:val="ListParagraph"/>
            <w:spacing w:after="0" w:line="360" w:lineRule="auto"/>
            <w:ind w:left="1080" w:firstLine="763"/>
            <w:jc w:val="both"/>
          </w:pPr>
        </w:pPrChange>
      </w:pPr>
      <w:ins w:id="557" w:author="Shalma Nur Fadilla" w:date="2025-03-10T15:02:00Z">
        <w:r w:rsidRPr="00EC4F3B">
          <w:rPr>
            <w:rFonts w:ascii="Times New Roman" w:hAnsi="Times New Roman" w:cs="Times New Roman"/>
            <w:sz w:val="20"/>
            <w:szCs w:val="20"/>
          </w:rPr>
          <w:t xml:space="preserve">Postman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adalah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alat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yang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digunakan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untuk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melakukan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uji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coba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API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dengan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mengirimkan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permintaan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http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ke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API dan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memeriksa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respon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yang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diterima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,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sehingga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pengembang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dapat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memastikan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apakah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API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berjalan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sesuai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yang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diharapkan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atau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tidak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.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Dengan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ini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kita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akan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membuat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dan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menghubungkan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API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dengan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Ngrok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,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serta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mengujinya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menggunakan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Postman.</w:t>
        </w:r>
      </w:ins>
    </w:p>
    <w:p w14:paraId="642CC859" w14:textId="52BD40FA" w:rsidR="00CA56A0" w:rsidRPr="00121F90" w:rsidRDefault="00CA56A0">
      <w:pPr>
        <w:pStyle w:val="ListParagraph"/>
        <w:numPr>
          <w:ilvl w:val="1"/>
          <w:numId w:val="12"/>
        </w:numPr>
        <w:spacing w:after="0" w:line="360" w:lineRule="auto"/>
        <w:jc w:val="both"/>
        <w:rPr>
          <w:ins w:id="558" w:author="Shalma Nur Fadilla" w:date="2025-03-10T15:02:00Z"/>
          <w:rFonts w:ascii="Times New Roman" w:hAnsi="Times New Roman" w:cs="Times New Roman"/>
          <w:sz w:val="20"/>
          <w:szCs w:val="20"/>
          <w:lang w:val="en-US"/>
          <w:rPrChange w:id="559" w:author="Shalma Nur Fadilla" w:date="2025-03-10T15:07:00Z">
            <w:rPr>
              <w:ins w:id="560" w:author="Shalma Nur Fadilla" w:date="2025-03-10T15:02:00Z"/>
              <w:lang w:val="en-US"/>
            </w:rPr>
          </w:rPrChange>
        </w:rPr>
        <w:pPrChange w:id="561" w:author="Shalma Nur Fadilla" w:date="2025-03-10T15:07:00Z">
          <w:pPr>
            <w:pStyle w:val="ListParagraph"/>
            <w:numPr>
              <w:ilvl w:val="1"/>
              <w:numId w:val="1"/>
            </w:numPr>
            <w:spacing w:after="0" w:line="360" w:lineRule="auto"/>
            <w:ind w:left="1080" w:hanging="360"/>
            <w:jc w:val="both"/>
          </w:pPr>
        </w:pPrChange>
      </w:pPr>
      <w:proofErr w:type="spellStart"/>
      <w:ins w:id="562" w:author="Shalma Nur Fadilla" w:date="2025-03-10T15:02:00Z">
        <w:r w:rsidRPr="00121F90">
          <w:rPr>
            <w:rFonts w:ascii="Times New Roman" w:hAnsi="Times New Roman" w:cs="Times New Roman"/>
            <w:sz w:val="20"/>
            <w:szCs w:val="20"/>
            <w:lang w:val="en-US"/>
            <w:rPrChange w:id="563" w:author="Shalma Nur Fadilla" w:date="2025-03-10T15:07:00Z">
              <w:rPr>
                <w:lang w:val="en-US"/>
              </w:rPr>
            </w:rPrChange>
          </w:rPr>
          <w:t>Tujuan</w:t>
        </w:r>
        <w:proofErr w:type="spellEnd"/>
        <w:r w:rsidRPr="00121F90">
          <w:rPr>
            <w:rFonts w:ascii="Times New Roman" w:hAnsi="Times New Roman" w:cs="Times New Roman"/>
            <w:sz w:val="20"/>
            <w:szCs w:val="20"/>
            <w:lang w:val="en-US"/>
            <w:rPrChange w:id="564" w:author="Shalma Nur Fadilla" w:date="2025-03-10T15:07:00Z">
              <w:rPr>
                <w:lang w:val="en-US"/>
              </w:rPr>
            </w:rPrChange>
          </w:rPr>
          <w:t xml:space="preserve"> </w:t>
        </w:r>
        <w:proofErr w:type="spellStart"/>
        <w:r w:rsidRPr="00121F90">
          <w:rPr>
            <w:rFonts w:ascii="Times New Roman" w:hAnsi="Times New Roman" w:cs="Times New Roman"/>
            <w:sz w:val="20"/>
            <w:szCs w:val="20"/>
            <w:lang w:val="en-US"/>
            <w:rPrChange w:id="565" w:author="Shalma Nur Fadilla" w:date="2025-03-10T15:07:00Z">
              <w:rPr>
                <w:lang w:val="en-US"/>
              </w:rPr>
            </w:rPrChange>
          </w:rPr>
          <w:t>Eksperimen</w:t>
        </w:r>
        <w:proofErr w:type="spellEnd"/>
      </w:ins>
    </w:p>
    <w:p w14:paraId="47598CB5" w14:textId="77777777" w:rsidR="00CA56A0" w:rsidRPr="00EC4F3B" w:rsidRDefault="00CA56A0" w:rsidP="00050BB4">
      <w:pPr>
        <w:pStyle w:val="ListParagraph"/>
        <w:spacing w:after="0" w:line="360" w:lineRule="auto"/>
        <w:ind w:left="1418" w:firstLine="763"/>
        <w:jc w:val="both"/>
        <w:rPr>
          <w:ins w:id="566" w:author="Shalma Nur Fadilla" w:date="2025-03-10T15:02:00Z"/>
          <w:rFonts w:ascii="Times New Roman" w:hAnsi="Times New Roman" w:cs="Times New Roman"/>
          <w:sz w:val="20"/>
          <w:szCs w:val="20"/>
          <w:lang w:val="en-US"/>
        </w:rPr>
        <w:pPrChange w:id="567" w:author="Shalma Nur Fadilla" w:date="2025-03-10T18:35:00Z">
          <w:pPr>
            <w:pStyle w:val="ListParagraph"/>
            <w:spacing w:after="0" w:line="360" w:lineRule="auto"/>
            <w:ind w:left="1080" w:firstLine="763"/>
            <w:jc w:val="both"/>
          </w:pPr>
        </w:pPrChange>
      </w:pPr>
      <w:proofErr w:type="spellStart"/>
      <w:ins w:id="568" w:author="Shalma Nur Fadilla" w:date="2025-03-10T15:02:00Z"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Membangun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API yang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akan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diintegrasikan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dengan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perangkat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IoT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menggunakan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laravel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11,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menghubungkannya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dengan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Ngrok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supaya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dapat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diakses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secara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online, dan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menguji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API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berjalan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atau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tidak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menggunakan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postman.  </w:t>
        </w:r>
      </w:ins>
    </w:p>
    <w:p w14:paraId="5177C5B5" w14:textId="77777777" w:rsidR="00CA56A0" w:rsidRPr="00EC4F3B" w:rsidRDefault="00CA56A0">
      <w:pPr>
        <w:pStyle w:val="ListParagraph"/>
        <w:numPr>
          <w:ilvl w:val="0"/>
          <w:numId w:val="12"/>
        </w:numPr>
        <w:spacing w:after="0" w:line="360" w:lineRule="auto"/>
        <w:jc w:val="both"/>
        <w:rPr>
          <w:ins w:id="569" w:author="Shalma Nur Fadilla" w:date="2025-03-10T15:02:00Z"/>
          <w:rFonts w:ascii="Times New Roman" w:hAnsi="Times New Roman" w:cs="Times New Roman"/>
          <w:sz w:val="20"/>
          <w:szCs w:val="20"/>
          <w:lang w:val="en-US"/>
        </w:rPr>
        <w:pPrChange w:id="570" w:author="Shalma Nur Fadilla" w:date="2025-03-10T15:07:00Z">
          <w:pPr>
            <w:pStyle w:val="ListParagraph"/>
            <w:numPr>
              <w:numId w:val="1"/>
            </w:numPr>
            <w:spacing w:after="0" w:line="360" w:lineRule="auto"/>
            <w:ind w:hanging="360"/>
            <w:jc w:val="both"/>
          </w:pPr>
        </w:pPrChange>
      </w:pPr>
      <w:ins w:id="571" w:author="Shalma Nur Fadilla" w:date="2025-03-10T15:02:00Z"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Methodology</w:t>
        </w:r>
      </w:ins>
    </w:p>
    <w:p w14:paraId="7AE8954E" w14:textId="77777777" w:rsidR="00CA56A0" w:rsidRPr="00EC4F3B" w:rsidRDefault="00CA56A0">
      <w:pPr>
        <w:pStyle w:val="ListParagraph"/>
        <w:numPr>
          <w:ilvl w:val="1"/>
          <w:numId w:val="12"/>
        </w:numPr>
        <w:spacing w:after="0" w:line="360" w:lineRule="auto"/>
        <w:jc w:val="both"/>
        <w:rPr>
          <w:ins w:id="572" w:author="Shalma Nur Fadilla" w:date="2025-03-10T15:02:00Z"/>
          <w:rFonts w:ascii="Times New Roman" w:hAnsi="Times New Roman" w:cs="Times New Roman"/>
          <w:sz w:val="20"/>
          <w:szCs w:val="20"/>
          <w:lang w:val="en-US"/>
        </w:rPr>
        <w:pPrChange w:id="573" w:author="Shalma Nur Fadilla" w:date="2025-03-10T15:07:00Z">
          <w:pPr>
            <w:pStyle w:val="ListParagraph"/>
            <w:numPr>
              <w:ilvl w:val="1"/>
              <w:numId w:val="1"/>
            </w:numPr>
            <w:spacing w:after="0" w:line="360" w:lineRule="auto"/>
            <w:ind w:left="1080" w:hanging="360"/>
            <w:jc w:val="both"/>
          </w:pPr>
        </w:pPrChange>
      </w:pPr>
      <w:ins w:id="574" w:author="Shalma Nur Fadilla" w:date="2025-03-10T15:02:00Z"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Tools &amp; Materials</w:t>
        </w:r>
      </w:ins>
    </w:p>
    <w:p w14:paraId="47B4C866" w14:textId="77777777" w:rsidR="00CA56A0" w:rsidRPr="00EC4F3B" w:rsidRDefault="00CA56A0" w:rsidP="00050BB4">
      <w:pPr>
        <w:pStyle w:val="ListParagraph"/>
        <w:spacing w:after="0" w:line="360" w:lineRule="auto"/>
        <w:ind w:left="1134"/>
        <w:jc w:val="both"/>
        <w:rPr>
          <w:ins w:id="575" w:author="Shalma Nur Fadilla" w:date="2025-03-10T15:02:00Z"/>
          <w:rFonts w:ascii="Times New Roman" w:hAnsi="Times New Roman" w:cs="Times New Roman"/>
          <w:sz w:val="20"/>
          <w:szCs w:val="20"/>
          <w:lang w:val="en-US"/>
        </w:rPr>
        <w:pPrChange w:id="576" w:author="Shalma Nur Fadilla" w:date="2025-03-10T18:36:00Z">
          <w:pPr>
            <w:pStyle w:val="ListParagraph"/>
            <w:spacing w:after="0" w:line="360" w:lineRule="auto"/>
            <w:ind w:left="1080"/>
            <w:jc w:val="both"/>
          </w:pPr>
        </w:pPrChange>
      </w:pPr>
      <w:ins w:id="577" w:author="Shalma Nur Fadilla" w:date="2025-03-10T15:02:00Z"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Laptop, VS Code, XAMPP, phpMyAdmin, Herd, Laravel 11, Postman,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Ngrok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, dan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koneksi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internet</w:t>
        </w:r>
      </w:ins>
    </w:p>
    <w:p w14:paraId="0179161D" w14:textId="77777777" w:rsidR="00121F90" w:rsidRDefault="00CA56A0" w:rsidP="00121F90">
      <w:pPr>
        <w:pStyle w:val="ListParagraph"/>
        <w:numPr>
          <w:ilvl w:val="1"/>
          <w:numId w:val="12"/>
        </w:numPr>
        <w:spacing w:after="0" w:line="360" w:lineRule="auto"/>
        <w:jc w:val="both"/>
        <w:rPr>
          <w:ins w:id="578" w:author="Shalma Nur Fadilla" w:date="2025-03-10T15:08:00Z"/>
          <w:rFonts w:ascii="Times New Roman" w:hAnsi="Times New Roman" w:cs="Times New Roman"/>
          <w:sz w:val="20"/>
          <w:szCs w:val="20"/>
          <w:lang w:val="en-US"/>
        </w:rPr>
      </w:pPr>
      <w:ins w:id="579" w:author="Shalma Nur Fadilla" w:date="2025-03-10T15:02:00Z"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lastRenderedPageBreak/>
          <w:t>Implementation Steps</w:t>
        </w:r>
      </w:ins>
    </w:p>
    <w:p w14:paraId="1BEA5D70" w14:textId="47DCC034" w:rsidR="00CA56A0" w:rsidRPr="00121F90" w:rsidRDefault="00CA56A0">
      <w:pPr>
        <w:pStyle w:val="ListParagraph"/>
        <w:numPr>
          <w:ilvl w:val="1"/>
          <w:numId w:val="11"/>
        </w:numPr>
        <w:spacing w:after="0" w:line="360" w:lineRule="auto"/>
        <w:jc w:val="both"/>
        <w:rPr>
          <w:ins w:id="580" w:author="Shalma Nur Fadilla" w:date="2025-03-10T15:02:00Z"/>
          <w:rFonts w:ascii="Times New Roman" w:hAnsi="Times New Roman" w:cs="Times New Roman"/>
          <w:sz w:val="20"/>
          <w:szCs w:val="20"/>
          <w:lang w:val="en-US"/>
          <w:rPrChange w:id="581" w:author="Shalma Nur Fadilla" w:date="2025-03-10T15:08:00Z">
            <w:rPr>
              <w:ins w:id="582" w:author="Shalma Nur Fadilla" w:date="2025-03-10T15:02:00Z"/>
              <w:lang w:val="en-US"/>
            </w:rPr>
          </w:rPrChange>
        </w:rPr>
        <w:pPrChange w:id="583" w:author="Shalma Nur Fadilla" w:date="2025-03-10T15:08:00Z">
          <w:pPr>
            <w:pStyle w:val="ListParagraph"/>
            <w:numPr>
              <w:numId w:val="6"/>
            </w:numPr>
            <w:spacing w:after="0" w:line="360" w:lineRule="auto"/>
            <w:ind w:left="1440" w:hanging="360"/>
            <w:jc w:val="both"/>
          </w:pPr>
        </w:pPrChange>
      </w:pPr>
      <w:proofErr w:type="spellStart"/>
      <w:ins w:id="584" w:author="Shalma Nur Fadilla" w:date="2025-03-10T15:02:00Z">
        <w:r w:rsidRPr="00121F90">
          <w:rPr>
            <w:rFonts w:ascii="Times New Roman" w:hAnsi="Times New Roman" w:cs="Times New Roman"/>
            <w:sz w:val="20"/>
            <w:szCs w:val="20"/>
            <w:lang w:val="en-US"/>
            <w:rPrChange w:id="585" w:author="Shalma Nur Fadilla" w:date="2025-03-10T15:08:00Z">
              <w:rPr>
                <w:lang w:val="en-US"/>
              </w:rPr>
            </w:rPrChange>
          </w:rPr>
          <w:t>Membuat</w:t>
        </w:r>
        <w:proofErr w:type="spellEnd"/>
        <w:r w:rsidRPr="00121F90">
          <w:rPr>
            <w:rFonts w:ascii="Times New Roman" w:hAnsi="Times New Roman" w:cs="Times New Roman"/>
            <w:sz w:val="20"/>
            <w:szCs w:val="20"/>
            <w:lang w:val="en-US"/>
            <w:rPrChange w:id="586" w:author="Shalma Nur Fadilla" w:date="2025-03-10T15:08:00Z">
              <w:rPr>
                <w:lang w:val="en-US"/>
              </w:rPr>
            </w:rPrChange>
          </w:rPr>
          <w:t xml:space="preserve"> </w:t>
        </w:r>
        <w:proofErr w:type="spellStart"/>
        <w:r w:rsidRPr="00121F90">
          <w:rPr>
            <w:rFonts w:ascii="Times New Roman" w:hAnsi="Times New Roman" w:cs="Times New Roman"/>
            <w:sz w:val="20"/>
            <w:szCs w:val="20"/>
            <w:lang w:val="en-US"/>
            <w:rPrChange w:id="587" w:author="Shalma Nur Fadilla" w:date="2025-03-10T15:08:00Z">
              <w:rPr>
                <w:lang w:val="en-US"/>
              </w:rPr>
            </w:rPrChange>
          </w:rPr>
          <w:t>proyek</w:t>
        </w:r>
        <w:proofErr w:type="spellEnd"/>
        <w:r w:rsidRPr="00121F90">
          <w:rPr>
            <w:rFonts w:ascii="Times New Roman" w:hAnsi="Times New Roman" w:cs="Times New Roman"/>
            <w:sz w:val="20"/>
            <w:szCs w:val="20"/>
            <w:lang w:val="en-US"/>
            <w:rPrChange w:id="588" w:author="Shalma Nur Fadilla" w:date="2025-03-10T15:08:00Z">
              <w:rPr>
                <w:lang w:val="en-US"/>
              </w:rPr>
            </w:rPrChange>
          </w:rPr>
          <w:t xml:space="preserve"> </w:t>
        </w:r>
        <w:proofErr w:type="spellStart"/>
        <w:r w:rsidRPr="00121F90">
          <w:rPr>
            <w:rFonts w:ascii="Times New Roman" w:hAnsi="Times New Roman" w:cs="Times New Roman"/>
            <w:sz w:val="20"/>
            <w:szCs w:val="20"/>
            <w:lang w:val="en-US"/>
            <w:rPrChange w:id="589" w:author="Shalma Nur Fadilla" w:date="2025-03-10T15:08:00Z">
              <w:rPr>
                <w:lang w:val="en-US"/>
              </w:rPr>
            </w:rPrChange>
          </w:rPr>
          <w:t>baru</w:t>
        </w:r>
        <w:proofErr w:type="spellEnd"/>
        <w:r w:rsidRPr="00121F90">
          <w:rPr>
            <w:rFonts w:ascii="Times New Roman" w:hAnsi="Times New Roman" w:cs="Times New Roman"/>
            <w:sz w:val="20"/>
            <w:szCs w:val="20"/>
            <w:lang w:val="en-US"/>
            <w:rPrChange w:id="590" w:author="Shalma Nur Fadilla" w:date="2025-03-10T15:08:00Z">
              <w:rPr>
                <w:lang w:val="en-US"/>
              </w:rPr>
            </w:rPrChange>
          </w:rPr>
          <w:t xml:space="preserve"> </w:t>
        </w:r>
        <w:r w:rsidRPr="00121F90">
          <w:rPr>
            <w:rFonts w:ascii="Times New Roman" w:hAnsi="Times New Roman" w:cs="Times New Roman"/>
            <w:i/>
            <w:iCs/>
            <w:sz w:val="20"/>
            <w:szCs w:val="20"/>
            <w:lang w:val="en-US"/>
            <w:rPrChange w:id="591" w:author="Shalma Nur Fadilla" w:date="2025-03-10T15:08:00Z">
              <w:rPr>
                <w:i/>
                <w:iCs/>
                <w:lang w:val="en-US"/>
              </w:rPr>
            </w:rPrChange>
          </w:rPr>
          <w:t>framework</w:t>
        </w:r>
        <w:r w:rsidRPr="00121F90">
          <w:rPr>
            <w:rFonts w:ascii="Times New Roman" w:hAnsi="Times New Roman" w:cs="Times New Roman"/>
            <w:sz w:val="20"/>
            <w:szCs w:val="20"/>
            <w:lang w:val="en-US"/>
            <w:rPrChange w:id="592" w:author="Shalma Nur Fadilla" w:date="2025-03-10T15:08:00Z">
              <w:rPr>
                <w:lang w:val="en-US"/>
              </w:rPr>
            </w:rPrChange>
          </w:rPr>
          <w:t xml:space="preserve"> Laravel pada Herd</w:t>
        </w:r>
      </w:ins>
    </w:p>
    <w:p w14:paraId="090F5474" w14:textId="77777777" w:rsidR="00CA56A0" w:rsidRPr="00EC4F3B" w:rsidRDefault="00CA56A0" w:rsidP="003A2BB8">
      <w:pPr>
        <w:pStyle w:val="ListParagraph"/>
        <w:spacing w:after="0" w:line="360" w:lineRule="auto"/>
        <w:ind w:left="1440"/>
        <w:jc w:val="both"/>
        <w:rPr>
          <w:ins w:id="593" w:author="Shalma Nur Fadilla" w:date="2025-03-10T15:02:00Z"/>
          <w:rFonts w:ascii="Times New Roman" w:hAnsi="Times New Roman" w:cs="Times New Roman"/>
          <w:sz w:val="20"/>
          <w:szCs w:val="20"/>
          <w:lang w:val="en-US"/>
        </w:rPr>
      </w:pPr>
      <w:ins w:id="594" w:author="Shalma Nur Fadilla" w:date="2025-03-10T15:02:00Z">
        <w:r w:rsidRPr="00EC4F3B">
          <w:rPr>
            <w:rFonts w:ascii="Times New Roman" w:hAnsi="Times New Roman" w:cs="Times New Roman"/>
            <w:noProof/>
            <w:sz w:val="20"/>
            <w:szCs w:val="20"/>
            <w:lang w:val="en-US"/>
          </w:rPr>
          <w:drawing>
            <wp:inline distT="0" distB="0" distL="0" distR="0" wp14:anchorId="7A92EA41" wp14:editId="7131B6BF">
              <wp:extent cx="3240000" cy="2880678"/>
              <wp:effectExtent l="0" t="0" r="0" b="0"/>
              <wp:docPr id="25" name="Picture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40000" cy="288067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C27938C" w14:textId="77777777" w:rsidR="00CA56A0" w:rsidRPr="00EC4F3B" w:rsidRDefault="00CA56A0" w:rsidP="00B054C1">
      <w:pPr>
        <w:pStyle w:val="ListParagraph"/>
        <w:spacing w:after="0" w:line="360" w:lineRule="auto"/>
        <w:ind w:left="1440"/>
        <w:jc w:val="both"/>
        <w:rPr>
          <w:ins w:id="595" w:author="Shalma Nur Fadilla" w:date="2025-03-10T15:02:00Z"/>
          <w:rFonts w:ascii="Times New Roman" w:hAnsi="Times New Roman" w:cs="Times New Roman"/>
          <w:sz w:val="20"/>
          <w:szCs w:val="20"/>
          <w:lang w:val="en-US"/>
        </w:rPr>
      </w:pPr>
      <w:ins w:id="596" w:author="Shalma Nur Fadilla" w:date="2025-03-10T15:02:00Z">
        <w:r w:rsidRPr="00EC4F3B">
          <w:rPr>
            <w:rFonts w:ascii="Times New Roman" w:hAnsi="Times New Roman" w:cs="Times New Roman"/>
            <w:noProof/>
            <w:sz w:val="20"/>
            <w:szCs w:val="20"/>
            <w:lang w:val="en-US"/>
          </w:rPr>
          <w:drawing>
            <wp:inline distT="0" distB="0" distL="0" distR="0" wp14:anchorId="1B3CB666" wp14:editId="032E2806">
              <wp:extent cx="3240000" cy="2668890"/>
              <wp:effectExtent l="0" t="0" r="0" b="0"/>
              <wp:docPr id="29" name="Picture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40000" cy="26688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5543E8D" w14:textId="7CDC025D" w:rsidR="00CA56A0" w:rsidRPr="00EC4F3B" w:rsidRDefault="00CA56A0">
      <w:pPr>
        <w:pStyle w:val="ListParagraph"/>
        <w:numPr>
          <w:ilvl w:val="1"/>
          <w:numId w:val="11"/>
        </w:numPr>
        <w:spacing w:after="0" w:line="360" w:lineRule="auto"/>
        <w:jc w:val="both"/>
        <w:rPr>
          <w:ins w:id="597" w:author="Shalma Nur Fadilla" w:date="2025-03-10T15:02:00Z"/>
          <w:rFonts w:ascii="Times New Roman" w:hAnsi="Times New Roman" w:cs="Times New Roman"/>
          <w:sz w:val="20"/>
          <w:szCs w:val="20"/>
          <w:lang w:val="en-US"/>
        </w:rPr>
        <w:pPrChange w:id="598" w:author="Shalma Nur Fadilla" w:date="2025-03-10T15:08:00Z">
          <w:pPr>
            <w:pStyle w:val="ListParagraph"/>
            <w:numPr>
              <w:numId w:val="6"/>
            </w:numPr>
            <w:spacing w:after="0" w:line="360" w:lineRule="auto"/>
            <w:ind w:left="1440" w:hanging="360"/>
            <w:jc w:val="both"/>
          </w:pPr>
        </w:pPrChange>
      </w:pPr>
      <w:proofErr w:type="spellStart"/>
      <w:ins w:id="599" w:author="Shalma Nur Fadilla" w:date="2025-03-10T15:02:00Z"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Membuat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r w:rsidRPr="00EC4F3B">
          <w:rPr>
            <w:rFonts w:ascii="Times New Roman" w:hAnsi="Times New Roman" w:cs="Times New Roman"/>
            <w:i/>
            <w:iCs/>
            <w:sz w:val="20"/>
            <w:szCs w:val="20"/>
            <w:lang w:val="en-US"/>
          </w:rPr>
          <w:t xml:space="preserve">database </w:t>
        </w:r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pada PhpMyAdmin</w:t>
        </w:r>
        <w:r w:rsidRPr="00EC4F3B">
          <w:rPr>
            <w:rFonts w:ascii="Times New Roman" w:hAnsi="Times New Roman" w:cs="Times New Roman"/>
            <w:i/>
            <w:iCs/>
            <w:sz w:val="20"/>
            <w:szCs w:val="20"/>
            <w:lang w:val="en-US"/>
          </w:rPr>
          <w:t xml:space="preserve"> </w:t>
        </w:r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dan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diberi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nama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r w:rsidRPr="00EC4F3B">
          <w:rPr>
            <w:rFonts w:ascii="Times New Roman" w:hAnsi="Times New Roman" w:cs="Times New Roman"/>
            <w:b/>
            <w:bCs/>
            <w:sz w:val="20"/>
            <w:szCs w:val="20"/>
            <w:lang w:val="en-US"/>
          </w:rPr>
          <w:t>iot_25</w:t>
        </w:r>
      </w:ins>
    </w:p>
    <w:p w14:paraId="0BF04ECA" w14:textId="77777777" w:rsidR="00CA56A0" w:rsidRPr="00EC4F3B" w:rsidRDefault="00CA56A0" w:rsidP="00B572AC">
      <w:pPr>
        <w:pStyle w:val="ListParagraph"/>
        <w:spacing w:after="0" w:line="360" w:lineRule="auto"/>
        <w:ind w:left="1440"/>
        <w:jc w:val="both"/>
        <w:rPr>
          <w:ins w:id="600" w:author="Shalma Nur Fadilla" w:date="2025-03-10T15:02:00Z"/>
          <w:rFonts w:ascii="Times New Roman" w:hAnsi="Times New Roman" w:cs="Times New Roman"/>
          <w:sz w:val="20"/>
          <w:szCs w:val="20"/>
          <w:lang w:val="en-US"/>
        </w:rPr>
      </w:pPr>
      <w:ins w:id="601" w:author="Shalma Nur Fadilla" w:date="2025-03-10T15:02:00Z">
        <w:r w:rsidRPr="00EC4F3B">
          <w:rPr>
            <w:rFonts w:ascii="Times New Roman" w:hAnsi="Times New Roman" w:cs="Times New Roman"/>
            <w:noProof/>
            <w:sz w:val="20"/>
            <w:szCs w:val="20"/>
            <w:lang w:val="en-US"/>
          </w:rPr>
          <w:drawing>
            <wp:inline distT="0" distB="0" distL="0" distR="0" wp14:anchorId="1CC20DCD" wp14:editId="5B983DFA">
              <wp:extent cx="3240000" cy="542034"/>
              <wp:effectExtent l="0" t="0" r="0" b="0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40000" cy="54203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D0B4B44" w14:textId="510D90DF" w:rsidR="00CA56A0" w:rsidRPr="00EC4F3B" w:rsidRDefault="00CA56A0">
      <w:pPr>
        <w:pStyle w:val="ListParagraph"/>
        <w:numPr>
          <w:ilvl w:val="1"/>
          <w:numId w:val="11"/>
        </w:numPr>
        <w:spacing w:after="0" w:line="360" w:lineRule="auto"/>
        <w:jc w:val="both"/>
        <w:rPr>
          <w:ins w:id="602" w:author="Shalma Nur Fadilla" w:date="2025-03-10T15:02:00Z"/>
          <w:rFonts w:ascii="Times New Roman" w:hAnsi="Times New Roman" w:cs="Times New Roman"/>
          <w:sz w:val="20"/>
          <w:szCs w:val="20"/>
          <w:lang w:val="en-US"/>
        </w:rPr>
        <w:pPrChange w:id="603" w:author="Shalma Nur Fadilla" w:date="2025-03-10T15:08:00Z">
          <w:pPr>
            <w:pStyle w:val="ListParagraph"/>
            <w:numPr>
              <w:numId w:val="6"/>
            </w:numPr>
            <w:spacing w:after="0" w:line="360" w:lineRule="auto"/>
            <w:ind w:left="1440" w:hanging="360"/>
            <w:jc w:val="both"/>
          </w:pPr>
        </w:pPrChange>
      </w:pPr>
      <w:proofErr w:type="spellStart"/>
      <w:ins w:id="604" w:author="Shalma Nur Fadilla" w:date="2025-03-10T15:02:00Z"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Mengedit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database pada file .env pada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proyek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yang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sudah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dibuat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tadi</w:t>
        </w:r>
        <w:proofErr w:type="spellEnd"/>
      </w:ins>
    </w:p>
    <w:p w14:paraId="555325CD" w14:textId="5CB18A0E" w:rsidR="00CA56A0" w:rsidRPr="00EC4F3B" w:rsidRDefault="00CA56A0" w:rsidP="00800D4C">
      <w:pPr>
        <w:pStyle w:val="ListParagraph"/>
        <w:spacing w:after="0" w:line="360" w:lineRule="auto"/>
        <w:ind w:left="1440"/>
        <w:jc w:val="both"/>
        <w:rPr>
          <w:ins w:id="605" w:author="Shalma Nur Fadilla" w:date="2025-03-10T15:02:00Z"/>
          <w:rFonts w:ascii="Times New Roman" w:hAnsi="Times New Roman" w:cs="Times New Roman"/>
          <w:sz w:val="20"/>
          <w:szCs w:val="20"/>
          <w:lang w:val="en-US"/>
        </w:rPr>
      </w:pPr>
      <w:ins w:id="606" w:author="Shalma Nur Fadilla" w:date="2025-03-10T15:02:00Z">
        <w:r w:rsidRPr="00EC4F3B">
          <w:rPr>
            <w:rFonts w:ascii="Times New Roman" w:hAnsi="Times New Roman" w:cs="Times New Roman"/>
            <w:b/>
            <w:bCs/>
            <w:noProof/>
            <w:sz w:val="20"/>
            <w:szCs w:val="20"/>
            <w:lang w:val="en-US"/>
          </w:rPr>
          <w:drawing>
            <wp:inline distT="0" distB="0" distL="0" distR="0" wp14:anchorId="7A8E7BC1" wp14:editId="74C20CBD">
              <wp:extent cx="1440000" cy="716338"/>
              <wp:effectExtent l="0" t="0" r="8255" b="7620"/>
              <wp:docPr id="30" name="Picture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24"/>
                      <a:srcRect r="11384"/>
                      <a:stretch/>
                    </pic:blipFill>
                    <pic:spPr bwMode="auto">
                      <a:xfrm>
                        <a:off x="0" y="0"/>
                        <a:ext cx="1440000" cy="716338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</w:ins>
      <w:ins w:id="607" w:author="Shalma Nur Fadilla" w:date="2025-03-10T15:21:00Z">
        <w:r w:rsidR="00144FE0" w:rsidRPr="00144FE0">
          <w:rPr>
            <w:rFonts w:ascii="Times New Roman" w:hAnsi="Times New Roman" w:cs="Times New Roman"/>
            <w:noProof/>
            <w:sz w:val="20"/>
            <w:szCs w:val="20"/>
            <w:lang w:val="en-US"/>
          </w:rPr>
          <w:drawing>
            <wp:inline distT="0" distB="0" distL="0" distR="0" wp14:anchorId="220A3393" wp14:editId="65C399E5">
              <wp:extent cx="1440000" cy="703366"/>
              <wp:effectExtent l="0" t="0" r="8255" b="1905"/>
              <wp:docPr id="53" name="Picture 5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440000" cy="70336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1DE08DB" w14:textId="731B09B3" w:rsidR="00CA56A0" w:rsidRPr="00EC4F3B" w:rsidRDefault="00CA56A0">
      <w:pPr>
        <w:pStyle w:val="ListParagraph"/>
        <w:numPr>
          <w:ilvl w:val="1"/>
          <w:numId w:val="11"/>
        </w:numPr>
        <w:spacing w:after="0" w:line="360" w:lineRule="auto"/>
        <w:jc w:val="both"/>
        <w:rPr>
          <w:ins w:id="608" w:author="Shalma Nur Fadilla" w:date="2025-03-10T15:02:00Z"/>
          <w:rFonts w:ascii="Times New Roman" w:hAnsi="Times New Roman" w:cs="Times New Roman"/>
          <w:sz w:val="20"/>
          <w:szCs w:val="20"/>
          <w:lang w:val="en-US"/>
        </w:rPr>
        <w:pPrChange w:id="609" w:author="Shalma Nur Fadilla" w:date="2025-03-10T15:08:00Z">
          <w:pPr>
            <w:pStyle w:val="ListParagraph"/>
            <w:numPr>
              <w:numId w:val="6"/>
            </w:numPr>
            <w:spacing w:after="0" w:line="360" w:lineRule="auto"/>
            <w:ind w:left="1440" w:hanging="360"/>
            <w:jc w:val="both"/>
          </w:pPr>
        </w:pPrChange>
      </w:pPr>
      <w:proofErr w:type="spellStart"/>
      <w:ins w:id="610" w:author="Shalma Nur Fadilla" w:date="2025-03-10T15:02:00Z"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Buat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file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TransaksiSensor.php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dengan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perintah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: </w:t>
        </w:r>
        <w:r w:rsidRPr="00EC4F3B">
          <w:rPr>
            <w:rFonts w:ascii="Times New Roman" w:hAnsi="Times New Roman" w:cs="Times New Roman"/>
            <w:b/>
            <w:bCs/>
            <w:sz w:val="20"/>
            <w:szCs w:val="20"/>
            <w:lang w:val="en-US"/>
          </w:rPr>
          <w:t xml:space="preserve">php artisan </w:t>
        </w:r>
        <w:proofErr w:type="spellStart"/>
        <w:proofErr w:type="gramStart"/>
        <w:r w:rsidRPr="00EC4F3B">
          <w:rPr>
            <w:rFonts w:ascii="Times New Roman" w:hAnsi="Times New Roman" w:cs="Times New Roman"/>
            <w:b/>
            <w:bCs/>
            <w:sz w:val="20"/>
            <w:szCs w:val="20"/>
            <w:lang w:val="en-US"/>
          </w:rPr>
          <w:t>make:model</w:t>
        </w:r>
        <w:proofErr w:type="spellEnd"/>
        <w:proofErr w:type="gramEnd"/>
        <w:r w:rsidRPr="00EC4F3B">
          <w:rPr>
            <w:rFonts w:ascii="Times New Roman" w:hAnsi="Times New Roman" w:cs="Times New Roman"/>
            <w:b/>
            <w:bCs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b/>
            <w:bCs/>
            <w:sz w:val="20"/>
            <w:szCs w:val="20"/>
            <w:lang w:val="en-US"/>
          </w:rPr>
          <w:t>TransaksiSensor.php</w:t>
        </w:r>
        <w:proofErr w:type="spellEnd"/>
        <w:r w:rsidRPr="00EC4F3B">
          <w:rPr>
            <w:rFonts w:ascii="Times New Roman" w:hAnsi="Times New Roman" w:cs="Times New Roman"/>
            <w:b/>
            <w:bCs/>
            <w:sz w:val="20"/>
            <w:szCs w:val="20"/>
            <w:lang w:val="en-US"/>
          </w:rPr>
          <w:t xml:space="preserve"> -m</w:t>
        </w:r>
      </w:ins>
    </w:p>
    <w:p w14:paraId="6E069C29" w14:textId="77777777" w:rsidR="00CA56A0" w:rsidRPr="00EC4F3B" w:rsidRDefault="00CA56A0" w:rsidP="00712F9C">
      <w:pPr>
        <w:pStyle w:val="ListParagraph"/>
        <w:spacing w:after="0" w:line="360" w:lineRule="auto"/>
        <w:ind w:left="1440"/>
        <w:jc w:val="both"/>
        <w:rPr>
          <w:ins w:id="611" w:author="Shalma Nur Fadilla" w:date="2025-03-10T15:02:00Z"/>
          <w:rFonts w:ascii="Times New Roman" w:hAnsi="Times New Roman" w:cs="Times New Roman"/>
          <w:sz w:val="20"/>
          <w:szCs w:val="20"/>
          <w:lang w:val="en-US"/>
        </w:rPr>
      </w:pPr>
      <w:ins w:id="612" w:author="Shalma Nur Fadilla" w:date="2025-03-10T15:02:00Z">
        <w:r w:rsidRPr="00EC4F3B">
          <w:rPr>
            <w:rFonts w:ascii="Times New Roman" w:hAnsi="Times New Roman" w:cs="Times New Roman"/>
            <w:noProof/>
            <w:sz w:val="20"/>
            <w:szCs w:val="20"/>
            <w:lang w:val="en-US"/>
          </w:rPr>
          <w:drawing>
            <wp:inline distT="0" distB="0" distL="0" distR="0" wp14:anchorId="795D02C8" wp14:editId="0040A440">
              <wp:extent cx="4320000" cy="434106"/>
              <wp:effectExtent l="0" t="0" r="4445" b="4445"/>
              <wp:docPr id="38" name="Picture 3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20000" cy="43410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EA1D299" w14:textId="77777777" w:rsidR="00CA56A0" w:rsidRPr="00EC4F3B" w:rsidRDefault="00CA56A0" w:rsidP="007F1FC9">
      <w:pPr>
        <w:pStyle w:val="ListParagraph"/>
        <w:spacing w:after="0" w:line="360" w:lineRule="auto"/>
        <w:ind w:left="1440"/>
        <w:jc w:val="both"/>
        <w:rPr>
          <w:ins w:id="613" w:author="Shalma Nur Fadilla" w:date="2025-03-10T15:02:00Z"/>
          <w:rFonts w:ascii="Times New Roman" w:hAnsi="Times New Roman" w:cs="Times New Roman"/>
          <w:sz w:val="20"/>
          <w:szCs w:val="20"/>
          <w:lang w:val="en-US"/>
        </w:rPr>
      </w:pPr>
      <w:proofErr w:type="spellStart"/>
      <w:ins w:id="614" w:author="Shalma Nur Fadilla" w:date="2025-03-10T15:02:00Z"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lastRenderedPageBreak/>
          <w:t>Mengubah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file database\migrations\2025_03_09_13.42.16_create_transaksi_sensors_table.php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menjadi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kode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dibawah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ini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:</w:t>
        </w:r>
      </w:ins>
    </w:p>
    <w:p w14:paraId="7118FB3D" w14:textId="77777777" w:rsidR="00CA56A0" w:rsidRPr="00EC4F3B" w:rsidRDefault="00CA56A0" w:rsidP="002E2F0D">
      <w:pPr>
        <w:pStyle w:val="ListParagraph"/>
        <w:spacing w:after="0" w:line="360" w:lineRule="auto"/>
        <w:ind w:left="1440"/>
        <w:jc w:val="both"/>
        <w:rPr>
          <w:ins w:id="615" w:author="Shalma Nur Fadilla" w:date="2025-03-10T15:02:00Z"/>
          <w:rFonts w:ascii="Times New Roman" w:hAnsi="Times New Roman" w:cs="Times New Roman"/>
          <w:sz w:val="20"/>
          <w:szCs w:val="20"/>
          <w:lang w:val="en-US"/>
        </w:rPr>
      </w:pPr>
      <w:ins w:id="616" w:author="Shalma Nur Fadilla" w:date="2025-03-10T15:02:00Z">
        <w:r w:rsidRPr="00EC4F3B">
          <w:rPr>
            <w:rFonts w:ascii="Times New Roman" w:hAnsi="Times New Roman" w:cs="Times New Roman"/>
            <w:noProof/>
            <w:sz w:val="20"/>
            <w:szCs w:val="20"/>
            <w:lang w:val="en-US"/>
          </w:rPr>
          <w:drawing>
            <wp:inline distT="0" distB="0" distL="0" distR="0" wp14:anchorId="4AE9ECD0" wp14:editId="0B2EBEEF">
              <wp:extent cx="4320000" cy="3125371"/>
              <wp:effectExtent l="0" t="0" r="4445" b="0"/>
              <wp:docPr id="12" name="Picture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20000" cy="312537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8DF4A12" w14:textId="77777777" w:rsidR="00050BB4" w:rsidRDefault="00050BB4" w:rsidP="007F1FC9">
      <w:pPr>
        <w:pStyle w:val="ListParagraph"/>
        <w:spacing w:after="0" w:line="360" w:lineRule="auto"/>
        <w:ind w:left="1440"/>
        <w:jc w:val="both"/>
        <w:rPr>
          <w:ins w:id="617" w:author="Shalma Nur Fadilla" w:date="2025-03-10T18:37:00Z"/>
          <w:rFonts w:ascii="Times New Roman" w:hAnsi="Times New Roman" w:cs="Times New Roman"/>
          <w:sz w:val="20"/>
          <w:szCs w:val="20"/>
          <w:lang w:val="en-US"/>
        </w:rPr>
      </w:pPr>
      <w:ins w:id="618" w:author="Shalma Nur Fadilla" w:date="2025-03-10T18:37:00Z">
        <w:r>
          <w:rPr>
            <w:rFonts w:ascii="Times New Roman" w:hAnsi="Times New Roman" w:cs="Times New Roman"/>
            <w:sz w:val="20"/>
            <w:szCs w:val="20"/>
            <w:lang w:val="en-US"/>
          </w:rPr>
          <w:br w:type="page"/>
        </w:r>
      </w:ins>
    </w:p>
    <w:p w14:paraId="666B542F" w14:textId="20A65A34" w:rsidR="00CA56A0" w:rsidRPr="00EC4F3B" w:rsidRDefault="00CA56A0" w:rsidP="007F1FC9">
      <w:pPr>
        <w:pStyle w:val="ListParagraph"/>
        <w:spacing w:after="0" w:line="360" w:lineRule="auto"/>
        <w:ind w:left="1440"/>
        <w:jc w:val="both"/>
        <w:rPr>
          <w:ins w:id="619" w:author="Shalma Nur Fadilla" w:date="2025-03-10T15:02:00Z"/>
          <w:rFonts w:ascii="Times New Roman" w:hAnsi="Times New Roman" w:cs="Times New Roman"/>
          <w:sz w:val="20"/>
          <w:szCs w:val="20"/>
          <w:lang w:val="en-US"/>
        </w:rPr>
      </w:pPr>
      <w:ins w:id="620" w:author="Shalma Nur Fadilla" w:date="2025-03-10T15:02:00Z"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lastRenderedPageBreak/>
          <w:t>Meng</w:t>
        </w:r>
        <w:r w:rsidRPr="00EC4F3B">
          <w:rPr>
            <w:rFonts w:ascii="Times New Roman" w:hAnsi="Times New Roman" w:cs="Times New Roman"/>
            <w:sz w:val="20"/>
            <w:szCs w:val="20"/>
          </w:rPr>
          <w:t>u</w:t>
        </w:r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bah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isi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file app/Models/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TransaksiSensor.php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seperti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kode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berikut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:</w:t>
        </w:r>
      </w:ins>
    </w:p>
    <w:p w14:paraId="3E89872F" w14:textId="77777777" w:rsidR="00CA56A0" w:rsidRPr="00EC4F3B" w:rsidRDefault="00CA56A0" w:rsidP="00712F9C">
      <w:pPr>
        <w:pStyle w:val="ListParagraph"/>
        <w:spacing w:after="0" w:line="360" w:lineRule="auto"/>
        <w:ind w:left="1440"/>
        <w:jc w:val="both"/>
        <w:rPr>
          <w:ins w:id="621" w:author="Shalma Nur Fadilla" w:date="2025-03-10T15:02:00Z"/>
          <w:rFonts w:ascii="Times New Roman" w:hAnsi="Times New Roman" w:cs="Times New Roman"/>
          <w:sz w:val="20"/>
          <w:szCs w:val="20"/>
          <w:lang w:val="en-US"/>
        </w:rPr>
      </w:pPr>
      <w:ins w:id="622" w:author="Shalma Nur Fadilla" w:date="2025-03-10T15:02:00Z">
        <w:r w:rsidRPr="00EC4F3B">
          <w:rPr>
            <w:rFonts w:ascii="Times New Roman" w:hAnsi="Times New Roman" w:cs="Times New Roman"/>
            <w:noProof/>
            <w:sz w:val="20"/>
            <w:szCs w:val="20"/>
            <w:lang w:val="en-US"/>
          </w:rPr>
          <w:drawing>
            <wp:inline distT="0" distB="0" distL="0" distR="0" wp14:anchorId="1B5F90BF" wp14:editId="3C40B286">
              <wp:extent cx="3168000" cy="6128262"/>
              <wp:effectExtent l="0" t="0" r="0" b="6350"/>
              <wp:docPr id="45" name="Picture 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68000" cy="612826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D13F66F" w14:textId="37AC39F0" w:rsidR="00CA56A0" w:rsidRPr="00EC4F3B" w:rsidRDefault="00CA56A0">
      <w:pPr>
        <w:pStyle w:val="ListParagraph"/>
        <w:numPr>
          <w:ilvl w:val="1"/>
          <w:numId w:val="11"/>
        </w:numPr>
        <w:spacing w:after="0" w:line="360" w:lineRule="auto"/>
        <w:jc w:val="both"/>
        <w:rPr>
          <w:ins w:id="623" w:author="Shalma Nur Fadilla" w:date="2025-03-10T15:02:00Z"/>
          <w:rFonts w:ascii="Times New Roman" w:hAnsi="Times New Roman" w:cs="Times New Roman"/>
          <w:sz w:val="20"/>
          <w:szCs w:val="20"/>
          <w:lang w:val="en-US"/>
        </w:rPr>
        <w:pPrChange w:id="624" w:author="Shalma Nur Fadilla" w:date="2025-03-10T15:08:00Z">
          <w:pPr>
            <w:pStyle w:val="ListParagraph"/>
            <w:numPr>
              <w:numId w:val="6"/>
            </w:numPr>
            <w:spacing w:after="0" w:line="360" w:lineRule="auto"/>
            <w:ind w:left="1440" w:hanging="360"/>
            <w:jc w:val="both"/>
          </w:pPr>
        </w:pPrChange>
      </w:pPr>
      <w:proofErr w:type="spellStart"/>
      <w:ins w:id="625" w:author="Shalma Nur Fadilla" w:date="2025-03-10T15:02:00Z"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Menjalankan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perintah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r w:rsidRPr="00EC4F3B">
          <w:rPr>
            <w:rFonts w:ascii="Times New Roman" w:hAnsi="Times New Roman" w:cs="Times New Roman"/>
            <w:b/>
            <w:bCs/>
            <w:sz w:val="20"/>
            <w:szCs w:val="20"/>
            <w:lang w:val="en-US"/>
          </w:rPr>
          <w:t>php artisan migrate</w:t>
        </w:r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pada terminal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untuk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membuat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tabel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pada database.</w:t>
        </w:r>
      </w:ins>
    </w:p>
    <w:p w14:paraId="41E1CA6E" w14:textId="77777777" w:rsidR="00CA56A0" w:rsidRPr="00EC4F3B" w:rsidRDefault="00CA56A0" w:rsidP="002E2F0D">
      <w:pPr>
        <w:pStyle w:val="ListParagraph"/>
        <w:spacing w:after="0" w:line="360" w:lineRule="auto"/>
        <w:ind w:left="1440"/>
        <w:jc w:val="both"/>
        <w:rPr>
          <w:ins w:id="626" w:author="Shalma Nur Fadilla" w:date="2025-03-10T15:02:00Z"/>
          <w:rFonts w:ascii="Times New Roman" w:hAnsi="Times New Roman" w:cs="Times New Roman"/>
          <w:sz w:val="20"/>
          <w:szCs w:val="20"/>
          <w:lang w:val="en-US"/>
        </w:rPr>
      </w:pPr>
      <w:ins w:id="627" w:author="Shalma Nur Fadilla" w:date="2025-03-10T15:02:00Z">
        <w:r w:rsidRPr="00EC4F3B">
          <w:rPr>
            <w:rFonts w:ascii="Times New Roman" w:hAnsi="Times New Roman" w:cs="Times New Roman"/>
            <w:noProof/>
            <w:sz w:val="20"/>
            <w:szCs w:val="20"/>
            <w:lang w:val="en-US"/>
          </w:rPr>
          <w:drawing>
            <wp:inline distT="0" distB="0" distL="0" distR="0" wp14:anchorId="190D8EEE" wp14:editId="3831088B">
              <wp:extent cx="4313018" cy="1304514"/>
              <wp:effectExtent l="0" t="0" r="0" b="0"/>
              <wp:docPr id="15" name="Pictur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49317" cy="131549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E1FAA17" w14:textId="29344584" w:rsidR="00CA56A0" w:rsidRPr="00EC4F3B" w:rsidRDefault="00CA56A0">
      <w:pPr>
        <w:pStyle w:val="ListParagraph"/>
        <w:numPr>
          <w:ilvl w:val="1"/>
          <w:numId w:val="11"/>
        </w:numPr>
        <w:spacing w:after="0" w:line="360" w:lineRule="auto"/>
        <w:jc w:val="both"/>
        <w:rPr>
          <w:ins w:id="628" w:author="Shalma Nur Fadilla" w:date="2025-03-10T15:02:00Z"/>
          <w:rFonts w:ascii="Times New Roman" w:hAnsi="Times New Roman" w:cs="Times New Roman"/>
          <w:sz w:val="20"/>
          <w:szCs w:val="20"/>
          <w:lang w:val="en-US"/>
        </w:rPr>
        <w:pPrChange w:id="629" w:author="Shalma Nur Fadilla" w:date="2025-03-10T15:08:00Z">
          <w:pPr>
            <w:pStyle w:val="ListParagraph"/>
            <w:numPr>
              <w:numId w:val="6"/>
            </w:numPr>
            <w:spacing w:after="0" w:line="360" w:lineRule="auto"/>
            <w:ind w:left="1440" w:hanging="360"/>
            <w:jc w:val="both"/>
          </w:pPr>
        </w:pPrChange>
      </w:pPr>
      <w:ins w:id="630" w:author="Shalma Nur Fadilla" w:date="2025-03-10T15:02:00Z"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Mem</w:t>
        </w:r>
        <w:r w:rsidRPr="00EC4F3B">
          <w:rPr>
            <w:rFonts w:ascii="Times New Roman" w:hAnsi="Times New Roman" w:cs="Times New Roman"/>
            <w:sz w:val="20"/>
            <w:szCs w:val="20"/>
          </w:rPr>
          <w:t>b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uat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Resource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dengan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perintah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: </w:t>
        </w:r>
        <w:r w:rsidRPr="00EC4F3B">
          <w:rPr>
            <w:rFonts w:ascii="Times New Roman" w:hAnsi="Times New Roman" w:cs="Times New Roman"/>
            <w:b/>
            <w:bCs/>
            <w:sz w:val="20"/>
            <w:szCs w:val="20"/>
            <w:lang w:val="en-US"/>
          </w:rPr>
          <w:t xml:space="preserve">php artisan </w:t>
        </w:r>
        <w:proofErr w:type="spellStart"/>
        <w:r w:rsidRPr="00EC4F3B">
          <w:rPr>
            <w:rFonts w:ascii="Times New Roman" w:hAnsi="Times New Roman" w:cs="Times New Roman"/>
            <w:b/>
            <w:bCs/>
            <w:sz w:val="20"/>
            <w:szCs w:val="20"/>
            <w:lang w:val="en-US"/>
          </w:rPr>
          <w:t>make:resource</w:t>
        </w:r>
        <w:proofErr w:type="spellEnd"/>
        <w:r w:rsidRPr="00EC4F3B">
          <w:rPr>
            <w:rFonts w:ascii="Times New Roman" w:hAnsi="Times New Roman" w:cs="Times New Roman"/>
            <w:b/>
            <w:bCs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b/>
            <w:bCs/>
            <w:sz w:val="20"/>
            <w:szCs w:val="20"/>
            <w:lang w:val="en-US"/>
          </w:rPr>
          <w:t>TransaksiSensorResource</w:t>
        </w:r>
        <w:proofErr w:type="spellEnd"/>
      </w:ins>
    </w:p>
    <w:p w14:paraId="6FCCFCCF" w14:textId="77777777" w:rsidR="00CA56A0" w:rsidRPr="00EC4F3B" w:rsidRDefault="00CA56A0" w:rsidP="00C764AC">
      <w:pPr>
        <w:pStyle w:val="ListParagraph"/>
        <w:spacing w:after="0" w:line="360" w:lineRule="auto"/>
        <w:ind w:left="1440"/>
        <w:jc w:val="both"/>
        <w:rPr>
          <w:ins w:id="631" w:author="Shalma Nur Fadilla" w:date="2025-03-10T15:02:00Z"/>
          <w:rFonts w:ascii="Times New Roman" w:hAnsi="Times New Roman" w:cs="Times New Roman"/>
          <w:sz w:val="20"/>
          <w:szCs w:val="20"/>
          <w:lang w:val="en-US"/>
        </w:rPr>
      </w:pPr>
      <w:ins w:id="632" w:author="Shalma Nur Fadilla" w:date="2025-03-10T15:02:00Z">
        <w:r w:rsidRPr="00EC4F3B">
          <w:rPr>
            <w:rFonts w:ascii="Times New Roman" w:hAnsi="Times New Roman" w:cs="Times New Roman"/>
            <w:noProof/>
            <w:sz w:val="20"/>
            <w:szCs w:val="20"/>
            <w:lang w:val="en-US"/>
          </w:rPr>
          <w:drawing>
            <wp:inline distT="0" distB="0" distL="0" distR="0" wp14:anchorId="4C218C4B" wp14:editId="3E10043E">
              <wp:extent cx="4559202" cy="428846"/>
              <wp:effectExtent l="0" t="0" r="0" b="9525"/>
              <wp:docPr id="18" name="Picture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98916" cy="44198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60B83D7" w14:textId="77777777" w:rsidR="00CA56A0" w:rsidRPr="00EC4F3B" w:rsidRDefault="00CA56A0" w:rsidP="007F1FC9">
      <w:pPr>
        <w:pStyle w:val="ListParagraph"/>
        <w:spacing w:after="0" w:line="360" w:lineRule="auto"/>
        <w:ind w:left="1440"/>
        <w:jc w:val="both"/>
        <w:rPr>
          <w:ins w:id="633" w:author="Shalma Nur Fadilla" w:date="2025-03-10T15:02:00Z"/>
          <w:rFonts w:ascii="Times New Roman" w:hAnsi="Times New Roman" w:cs="Times New Roman"/>
          <w:sz w:val="20"/>
          <w:szCs w:val="20"/>
          <w:lang w:val="en-US"/>
        </w:rPr>
      </w:pPr>
      <w:proofErr w:type="spellStart"/>
      <w:ins w:id="634" w:author="Shalma Nur Fadilla" w:date="2025-03-10T15:02:00Z"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lastRenderedPageBreak/>
          <w:t>Mengubah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isi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file app\Http\Resources\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TransaksiSensorResource.php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menjadi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:</w:t>
        </w:r>
      </w:ins>
    </w:p>
    <w:p w14:paraId="22CDA5A6" w14:textId="77777777" w:rsidR="00CA56A0" w:rsidRPr="00EC4F3B" w:rsidRDefault="00CA56A0" w:rsidP="00C764AC">
      <w:pPr>
        <w:pStyle w:val="ListParagraph"/>
        <w:spacing w:after="0" w:line="360" w:lineRule="auto"/>
        <w:ind w:left="1440"/>
        <w:jc w:val="both"/>
        <w:rPr>
          <w:ins w:id="635" w:author="Shalma Nur Fadilla" w:date="2025-03-10T15:02:00Z"/>
          <w:rFonts w:ascii="Times New Roman" w:hAnsi="Times New Roman" w:cs="Times New Roman"/>
          <w:sz w:val="20"/>
          <w:szCs w:val="20"/>
          <w:lang w:val="en-US"/>
        </w:rPr>
      </w:pPr>
      <w:ins w:id="636" w:author="Shalma Nur Fadilla" w:date="2025-03-10T15:02:00Z">
        <w:r w:rsidRPr="00EC4F3B">
          <w:rPr>
            <w:rFonts w:ascii="Times New Roman" w:hAnsi="Times New Roman" w:cs="Times New Roman"/>
            <w:noProof/>
            <w:sz w:val="20"/>
            <w:szCs w:val="20"/>
            <w:lang w:val="en-US"/>
          </w:rPr>
          <w:drawing>
            <wp:inline distT="0" distB="0" distL="0" distR="0" wp14:anchorId="077FA70D" wp14:editId="4738601C">
              <wp:extent cx="3168000" cy="4089117"/>
              <wp:effectExtent l="0" t="0" r="0" b="6985"/>
              <wp:docPr id="19" name="Picture 1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68000" cy="408911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658A347" w14:textId="5A770705" w:rsidR="00CA56A0" w:rsidRPr="00EC4F3B" w:rsidRDefault="00CA56A0">
      <w:pPr>
        <w:pStyle w:val="ListParagraph"/>
        <w:numPr>
          <w:ilvl w:val="1"/>
          <w:numId w:val="11"/>
        </w:numPr>
        <w:spacing w:after="0" w:line="360" w:lineRule="auto"/>
        <w:jc w:val="both"/>
        <w:rPr>
          <w:ins w:id="637" w:author="Shalma Nur Fadilla" w:date="2025-03-10T15:02:00Z"/>
          <w:rFonts w:ascii="Times New Roman" w:hAnsi="Times New Roman" w:cs="Times New Roman"/>
          <w:sz w:val="20"/>
          <w:szCs w:val="20"/>
          <w:lang w:val="en-US"/>
        </w:rPr>
        <w:pPrChange w:id="638" w:author="Shalma Nur Fadilla" w:date="2025-03-10T15:08:00Z">
          <w:pPr>
            <w:pStyle w:val="ListParagraph"/>
            <w:numPr>
              <w:numId w:val="6"/>
            </w:numPr>
            <w:spacing w:after="0" w:line="360" w:lineRule="auto"/>
            <w:ind w:left="1440" w:hanging="360"/>
            <w:jc w:val="both"/>
          </w:pPr>
        </w:pPrChange>
      </w:pPr>
      <w:proofErr w:type="spellStart"/>
      <w:ins w:id="639" w:author="Shalma Nur Fadilla" w:date="2025-03-10T15:02:00Z"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Membuat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API controller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dengan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mnuliskan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perintah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pada terminal: </w:t>
        </w:r>
        <w:r w:rsidRPr="00EC4F3B">
          <w:rPr>
            <w:rFonts w:ascii="Times New Roman" w:hAnsi="Times New Roman" w:cs="Times New Roman"/>
            <w:b/>
            <w:bCs/>
            <w:sz w:val="20"/>
            <w:szCs w:val="20"/>
            <w:lang w:val="en-US"/>
          </w:rPr>
          <w:t xml:space="preserve">php artisan </w:t>
        </w:r>
        <w:proofErr w:type="spellStart"/>
        <w:proofErr w:type="gramStart"/>
        <w:r w:rsidRPr="00EC4F3B">
          <w:rPr>
            <w:rFonts w:ascii="Times New Roman" w:hAnsi="Times New Roman" w:cs="Times New Roman"/>
            <w:b/>
            <w:bCs/>
            <w:sz w:val="20"/>
            <w:szCs w:val="20"/>
            <w:lang w:val="en-US"/>
          </w:rPr>
          <w:t>make:controller</w:t>
        </w:r>
        <w:proofErr w:type="spellEnd"/>
        <w:proofErr w:type="gramEnd"/>
        <w:r w:rsidRPr="00EC4F3B">
          <w:rPr>
            <w:rFonts w:ascii="Times New Roman" w:hAnsi="Times New Roman" w:cs="Times New Roman"/>
            <w:b/>
            <w:bCs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b/>
            <w:bCs/>
            <w:sz w:val="20"/>
            <w:szCs w:val="20"/>
            <w:lang w:val="en-US"/>
          </w:rPr>
          <w:t>Api</w:t>
        </w:r>
        <w:proofErr w:type="spellEnd"/>
        <w:r w:rsidRPr="00EC4F3B">
          <w:rPr>
            <w:rFonts w:ascii="Times New Roman" w:hAnsi="Times New Roman" w:cs="Times New Roman"/>
            <w:b/>
            <w:bCs/>
            <w:sz w:val="20"/>
            <w:szCs w:val="20"/>
            <w:lang w:val="en-US"/>
          </w:rPr>
          <w:t>/</w:t>
        </w:r>
        <w:proofErr w:type="spellStart"/>
        <w:r w:rsidRPr="00EC4F3B">
          <w:rPr>
            <w:rFonts w:ascii="Times New Roman" w:hAnsi="Times New Roman" w:cs="Times New Roman"/>
            <w:b/>
            <w:bCs/>
            <w:sz w:val="20"/>
            <w:szCs w:val="20"/>
            <w:lang w:val="en-US"/>
          </w:rPr>
          <w:t>TransaksiSensorController</w:t>
        </w:r>
        <w:proofErr w:type="spellEnd"/>
      </w:ins>
    </w:p>
    <w:p w14:paraId="517CA9B1" w14:textId="77777777" w:rsidR="00CA56A0" w:rsidRPr="00EC4F3B" w:rsidRDefault="00CA56A0" w:rsidP="00C764AC">
      <w:pPr>
        <w:pStyle w:val="ListParagraph"/>
        <w:spacing w:after="0" w:line="360" w:lineRule="auto"/>
        <w:ind w:left="1440"/>
        <w:jc w:val="both"/>
        <w:rPr>
          <w:ins w:id="640" w:author="Shalma Nur Fadilla" w:date="2025-03-10T15:02:00Z"/>
          <w:rFonts w:ascii="Times New Roman" w:hAnsi="Times New Roman" w:cs="Times New Roman"/>
          <w:sz w:val="20"/>
          <w:szCs w:val="20"/>
          <w:lang w:val="en-US"/>
        </w:rPr>
      </w:pPr>
      <w:ins w:id="641" w:author="Shalma Nur Fadilla" w:date="2025-03-10T15:02:00Z">
        <w:r w:rsidRPr="00EC4F3B">
          <w:rPr>
            <w:rFonts w:ascii="Times New Roman" w:hAnsi="Times New Roman" w:cs="Times New Roman"/>
            <w:noProof/>
            <w:sz w:val="20"/>
            <w:szCs w:val="20"/>
            <w:lang w:val="en-US"/>
          </w:rPr>
          <w:drawing>
            <wp:inline distT="0" distB="0" distL="0" distR="0" wp14:anchorId="58CBE976" wp14:editId="21C84529">
              <wp:extent cx="4572000" cy="398644"/>
              <wp:effectExtent l="0" t="0" r="0" b="1905"/>
              <wp:docPr id="49" name="Picture 4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72000" cy="39864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10C12FC" w14:textId="77777777" w:rsidR="00050BB4" w:rsidRDefault="00050BB4" w:rsidP="007F1FC9">
      <w:pPr>
        <w:pStyle w:val="ListParagraph"/>
        <w:spacing w:after="0" w:line="360" w:lineRule="auto"/>
        <w:ind w:left="1440"/>
        <w:jc w:val="both"/>
        <w:rPr>
          <w:ins w:id="642" w:author="Shalma Nur Fadilla" w:date="2025-03-10T18:37:00Z"/>
          <w:rFonts w:ascii="Times New Roman" w:hAnsi="Times New Roman" w:cs="Times New Roman"/>
          <w:sz w:val="20"/>
          <w:szCs w:val="20"/>
          <w:lang w:val="en-US"/>
        </w:rPr>
      </w:pPr>
      <w:ins w:id="643" w:author="Shalma Nur Fadilla" w:date="2025-03-10T18:37:00Z">
        <w:r>
          <w:rPr>
            <w:rFonts w:ascii="Times New Roman" w:hAnsi="Times New Roman" w:cs="Times New Roman"/>
            <w:sz w:val="20"/>
            <w:szCs w:val="20"/>
            <w:lang w:val="en-US"/>
          </w:rPr>
          <w:br w:type="page"/>
        </w:r>
      </w:ins>
    </w:p>
    <w:p w14:paraId="3686CF68" w14:textId="6040CD2D" w:rsidR="00CA56A0" w:rsidRPr="00EC4F3B" w:rsidRDefault="00CA56A0" w:rsidP="007F1FC9">
      <w:pPr>
        <w:pStyle w:val="ListParagraph"/>
        <w:spacing w:after="0" w:line="360" w:lineRule="auto"/>
        <w:ind w:left="1440"/>
        <w:jc w:val="both"/>
        <w:rPr>
          <w:ins w:id="644" w:author="Shalma Nur Fadilla" w:date="2025-03-10T15:02:00Z"/>
          <w:rFonts w:ascii="Times New Roman" w:hAnsi="Times New Roman" w:cs="Times New Roman"/>
          <w:sz w:val="20"/>
          <w:szCs w:val="20"/>
          <w:lang w:val="en-US"/>
        </w:rPr>
      </w:pPr>
      <w:proofErr w:type="spellStart"/>
      <w:ins w:id="645" w:author="Shalma Nur Fadilla" w:date="2025-03-10T15:02:00Z"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lastRenderedPageBreak/>
          <w:t>Mengubah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isi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file app/Http/Controllers/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Api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/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TransaksiSensorController.php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:</w:t>
        </w:r>
      </w:ins>
    </w:p>
    <w:p w14:paraId="6CCF9608" w14:textId="58FA0663" w:rsidR="00050BB4" w:rsidRDefault="00CA56A0" w:rsidP="006D22D9">
      <w:pPr>
        <w:pStyle w:val="ListParagraph"/>
        <w:spacing w:after="0" w:line="360" w:lineRule="auto"/>
        <w:ind w:left="1440"/>
        <w:jc w:val="both"/>
        <w:rPr>
          <w:ins w:id="646" w:author="Shalma Nur Fadilla" w:date="2025-03-10T18:37:00Z"/>
          <w:rFonts w:ascii="Times New Roman" w:hAnsi="Times New Roman" w:cs="Times New Roman"/>
          <w:sz w:val="20"/>
          <w:szCs w:val="20"/>
          <w:lang w:val="en-US"/>
        </w:rPr>
      </w:pPr>
      <w:ins w:id="647" w:author="Shalma Nur Fadilla" w:date="2025-03-10T15:02:00Z">
        <w:r w:rsidRPr="00EC4F3B">
          <w:rPr>
            <w:rFonts w:ascii="Times New Roman" w:hAnsi="Times New Roman" w:cs="Times New Roman"/>
            <w:noProof/>
            <w:sz w:val="20"/>
            <w:szCs w:val="20"/>
            <w:lang w:val="en-US"/>
          </w:rPr>
          <w:drawing>
            <wp:inline distT="0" distB="0" distL="0" distR="0" wp14:anchorId="1B1201F3" wp14:editId="1CE188C4">
              <wp:extent cx="3168000" cy="8052357"/>
              <wp:effectExtent l="0" t="0" r="0" b="6350"/>
              <wp:docPr id="50" name="Picture 5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68000" cy="805235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648" w:author="Shalma Nur Fadilla" w:date="2025-03-10T18:37:00Z">
        <w:r w:rsidR="00050BB4">
          <w:rPr>
            <w:rFonts w:ascii="Times New Roman" w:hAnsi="Times New Roman" w:cs="Times New Roman"/>
            <w:sz w:val="20"/>
            <w:szCs w:val="20"/>
            <w:lang w:val="en-US"/>
          </w:rPr>
          <w:br w:type="page"/>
        </w:r>
      </w:ins>
    </w:p>
    <w:p w14:paraId="72BB9528" w14:textId="4FF35D0E" w:rsidR="00CA56A0" w:rsidRPr="00EC4F3B" w:rsidRDefault="00CA56A0">
      <w:pPr>
        <w:pStyle w:val="ListParagraph"/>
        <w:numPr>
          <w:ilvl w:val="1"/>
          <w:numId w:val="11"/>
        </w:numPr>
        <w:spacing w:after="0" w:line="360" w:lineRule="auto"/>
        <w:jc w:val="both"/>
        <w:rPr>
          <w:ins w:id="649" w:author="Shalma Nur Fadilla" w:date="2025-03-10T15:02:00Z"/>
          <w:rFonts w:ascii="Times New Roman" w:hAnsi="Times New Roman" w:cs="Times New Roman"/>
          <w:sz w:val="20"/>
          <w:szCs w:val="20"/>
          <w:lang w:val="en-US"/>
        </w:rPr>
        <w:pPrChange w:id="650" w:author="Shalma Nur Fadilla" w:date="2025-03-10T15:09:00Z">
          <w:pPr>
            <w:pStyle w:val="ListParagraph"/>
            <w:numPr>
              <w:numId w:val="6"/>
            </w:numPr>
            <w:spacing w:after="0" w:line="360" w:lineRule="auto"/>
            <w:ind w:left="1440" w:hanging="360"/>
            <w:jc w:val="both"/>
          </w:pPr>
        </w:pPrChange>
      </w:pPr>
      <w:proofErr w:type="spellStart"/>
      <w:ins w:id="651" w:author="Shalma Nur Fadilla" w:date="2025-03-10T15:02:00Z"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lastRenderedPageBreak/>
          <w:t>Membuat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route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khusus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API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dengan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perintah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: </w:t>
        </w:r>
        <w:r w:rsidRPr="00EC4F3B">
          <w:rPr>
            <w:rFonts w:ascii="Times New Roman" w:hAnsi="Times New Roman" w:cs="Times New Roman"/>
            <w:b/>
            <w:bCs/>
            <w:sz w:val="20"/>
            <w:szCs w:val="20"/>
            <w:lang w:val="en-US"/>
          </w:rPr>
          <w:t xml:space="preserve">php artisan </w:t>
        </w:r>
        <w:proofErr w:type="spellStart"/>
        <w:proofErr w:type="gramStart"/>
        <w:r w:rsidRPr="00EC4F3B">
          <w:rPr>
            <w:rFonts w:ascii="Times New Roman" w:hAnsi="Times New Roman" w:cs="Times New Roman"/>
            <w:b/>
            <w:bCs/>
            <w:sz w:val="20"/>
            <w:szCs w:val="20"/>
            <w:lang w:val="en-US"/>
          </w:rPr>
          <w:t>install:api</w:t>
        </w:r>
        <w:proofErr w:type="spellEnd"/>
        <w:proofErr w:type="gramEnd"/>
        <w:r w:rsidRPr="00EC4F3B">
          <w:rPr>
            <w:rFonts w:ascii="Times New Roman" w:hAnsi="Times New Roman" w:cs="Times New Roman"/>
            <w:b/>
            <w:bCs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kemudian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pilih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r w:rsidRPr="00EC4F3B">
          <w:rPr>
            <w:rFonts w:ascii="Times New Roman" w:hAnsi="Times New Roman" w:cs="Times New Roman"/>
            <w:b/>
            <w:bCs/>
            <w:sz w:val="20"/>
            <w:szCs w:val="20"/>
            <w:lang w:val="en-US"/>
          </w:rPr>
          <w:t>yes</w:t>
        </w:r>
      </w:ins>
    </w:p>
    <w:p w14:paraId="2156213C" w14:textId="77777777" w:rsidR="00CA56A0" w:rsidRPr="00EC4F3B" w:rsidRDefault="00CA56A0" w:rsidP="006D22D9">
      <w:pPr>
        <w:pStyle w:val="ListParagraph"/>
        <w:spacing w:after="0" w:line="360" w:lineRule="auto"/>
        <w:ind w:left="1440"/>
        <w:jc w:val="both"/>
        <w:rPr>
          <w:ins w:id="652" w:author="Shalma Nur Fadilla" w:date="2025-03-10T15:02:00Z"/>
          <w:rFonts w:ascii="Times New Roman" w:hAnsi="Times New Roman" w:cs="Times New Roman"/>
          <w:sz w:val="20"/>
          <w:szCs w:val="20"/>
          <w:lang w:val="en-US"/>
        </w:rPr>
      </w:pPr>
      <w:ins w:id="653" w:author="Shalma Nur Fadilla" w:date="2025-03-10T15:02:00Z">
        <w:r w:rsidRPr="00EC4F3B">
          <w:rPr>
            <w:rFonts w:ascii="Times New Roman" w:hAnsi="Times New Roman" w:cs="Times New Roman"/>
            <w:noProof/>
            <w:sz w:val="20"/>
            <w:szCs w:val="20"/>
            <w:lang w:val="en-US"/>
          </w:rPr>
          <w:drawing>
            <wp:inline distT="0" distB="0" distL="0" distR="0" wp14:anchorId="1348979B" wp14:editId="62ECC4F6">
              <wp:extent cx="3167380" cy="1278041"/>
              <wp:effectExtent l="0" t="0" r="0" b="0"/>
              <wp:docPr id="51" name="Picture 5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91046" cy="12875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045BE76" w14:textId="77777777" w:rsidR="00CA56A0" w:rsidRPr="00EC4F3B" w:rsidRDefault="00CA56A0" w:rsidP="007F1FC9">
      <w:pPr>
        <w:pStyle w:val="ListParagraph"/>
        <w:spacing w:after="0" w:line="360" w:lineRule="auto"/>
        <w:ind w:left="1440"/>
        <w:jc w:val="both"/>
        <w:rPr>
          <w:ins w:id="654" w:author="Shalma Nur Fadilla" w:date="2025-03-10T15:02:00Z"/>
          <w:rFonts w:ascii="Times New Roman" w:hAnsi="Times New Roman" w:cs="Times New Roman"/>
          <w:sz w:val="20"/>
          <w:szCs w:val="20"/>
          <w:lang w:val="en-US"/>
        </w:rPr>
      </w:pPr>
      <w:proofErr w:type="spellStart"/>
      <w:ins w:id="655" w:author="Shalma Nur Fadilla" w:date="2025-03-10T15:02:00Z"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Mengubah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isi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file routes/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api.php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:</w:t>
        </w:r>
      </w:ins>
    </w:p>
    <w:p w14:paraId="0EA8692C" w14:textId="77777777" w:rsidR="00CA56A0" w:rsidRPr="00EC4F3B" w:rsidRDefault="00CA56A0" w:rsidP="006D22D9">
      <w:pPr>
        <w:pStyle w:val="ListParagraph"/>
        <w:spacing w:after="0" w:line="360" w:lineRule="auto"/>
        <w:ind w:left="1440"/>
        <w:jc w:val="both"/>
        <w:rPr>
          <w:ins w:id="656" w:author="Shalma Nur Fadilla" w:date="2025-03-10T15:02:00Z"/>
          <w:rFonts w:ascii="Times New Roman" w:hAnsi="Times New Roman" w:cs="Times New Roman"/>
          <w:sz w:val="20"/>
          <w:szCs w:val="20"/>
          <w:lang w:val="en-US"/>
        </w:rPr>
      </w:pPr>
      <w:ins w:id="657" w:author="Shalma Nur Fadilla" w:date="2025-03-10T15:02:00Z">
        <w:r w:rsidRPr="00EC4F3B">
          <w:rPr>
            <w:rFonts w:ascii="Times New Roman" w:hAnsi="Times New Roman" w:cs="Times New Roman"/>
            <w:noProof/>
            <w:sz w:val="20"/>
            <w:szCs w:val="20"/>
            <w:lang w:val="en-US"/>
          </w:rPr>
          <w:drawing>
            <wp:inline distT="0" distB="0" distL="0" distR="0" wp14:anchorId="304CFF4A" wp14:editId="76F7DA75">
              <wp:extent cx="4500000" cy="1386993"/>
              <wp:effectExtent l="0" t="0" r="0" b="3810"/>
              <wp:docPr id="52" name="Picture 5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00000" cy="138699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DD76838" w14:textId="4BDBC752" w:rsidR="00CA56A0" w:rsidRPr="00EC4F3B" w:rsidRDefault="00CA56A0">
      <w:pPr>
        <w:pStyle w:val="ListParagraph"/>
        <w:numPr>
          <w:ilvl w:val="1"/>
          <w:numId w:val="11"/>
        </w:numPr>
        <w:spacing w:after="0" w:line="360" w:lineRule="auto"/>
        <w:jc w:val="both"/>
        <w:rPr>
          <w:ins w:id="658" w:author="Shalma Nur Fadilla" w:date="2025-03-10T15:02:00Z"/>
          <w:rFonts w:ascii="Times New Roman" w:hAnsi="Times New Roman" w:cs="Times New Roman"/>
          <w:sz w:val="20"/>
          <w:szCs w:val="20"/>
          <w:lang w:val="en-US"/>
        </w:rPr>
        <w:pPrChange w:id="659" w:author="Shalma Nur Fadilla" w:date="2025-03-10T15:09:00Z">
          <w:pPr>
            <w:pStyle w:val="ListParagraph"/>
            <w:numPr>
              <w:numId w:val="6"/>
            </w:numPr>
            <w:spacing w:after="0" w:line="360" w:lineRule="auto"/>
            <w:ind w:left="1440" w:hanging="360"/>
            <w:jc w:val="both"/>
          </w:pPr>
        </w:pPrChange>
      </w:pPr>
      <w:proofErr w:type="spellStart"/>
      <w:ins w:id="660" w:author="Shalma Nur Fadilla" w:date="2025-03-10T15:02:00Z"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Memasukkan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perintah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r w:rsidRPr="00EC4F3B">
          <w:rPr>
            <w:rFonts w:ascii="Times New Roman" w:hAnsi="Times New Roman" w:cs="Times New Roman"/>
            <w:b/>
            <w:bCs/>
            <w:sz w:val="20"/>
            <w:szCs w:val="20"/>
            <w:lang w:val="en-US"/>
          </w:rPr>
          <w:t xml:space="preserve">php artisan </w:t>
        </w:r>
        <w:proofErr w:type="spellStart"/>
        <w:proofErr w:type="gramStart"/>
        <w:r w:rsidRPr="00EC4F3B">
          <w:rPr>
            <w:rFonts w:ascii="Times New Roman" w:hAnsi="Times New Roman" w:cs="Times New Roman"/>
            <w:b/>
            <w:bCs/>
            <w:sz w:val="20"/>
            <w:szCs w:val="20"/>
            <w:lang w:val="en-US"/>
          </w:rPr>
          <w:t>route:list</w:t>
        </w:r>
        <w:proofErr w:type="spellEnd"/>
        <w:proofErr w:type="gram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,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untuk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memastikan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route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sudah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terbentuk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dan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tampilan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pada terminal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seperti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gambar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dibawah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ini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:</w:t>
        </w:r>
      </w:ins>
    </w:p>
    <w:p w14:paraId="7BC60D21" w14:textId="77777777" w:rsidR="00CA56A0" w:rsidRPr="00EC4F3B" w:rsidRDefault="00CA56A0" w:rsidP="006D22D9">
      <w:pPr>
        <w:pStyle w:val="ListParagraph"/>
        <w:spacing w:after="0" w:line="360" w:lineRule="auto"/>
        <w:ind w:left="1440"/>
        <w:jc w:val="both"/>
        <w:rPr>
          <w:ins w:id="661" w:author="Shalma Nur Fadilla" w:date="2025-03-10T15:02:00Z"/>
          <w:rFonts w:ascii="Times New Roman" w:hAnsi="Times New Roman" w:cs="Times New Roman"/>
          <w:sz w:val="20"/>
          <w:szCs w:val="20"/>
          <w:lang w:val="en-US"/>
        </w:rPr>
      </w:pPr>
      <w:ins w:id="662" w:author="Shalma Nur Fadilla" w:date="2025-03-10T15:02:00Z">
        <w:r w:rsidRPr="00EC4F3B">
          <w:rPr>
            <w:rFonts w:ascii="Times New Roman" w:hAnsi="Times New Roman" w:cs="Times New Roman"/>
            <w:noProof/>
            <w:sz w:val="20"/>
            <w:szCs w:val="20"/>
            <w:lang w:val="en-US"/>
          </w:rPr>
          <w:drawing>
            <wp:inline distT="0" distB="0" distL="0" distR="0" wp14:anchorId="03213530" wp14:editId="6241FF6C">
              <wp:extent cx="4320000" cy="1031902"/>
              <wp:effectExtent l="0" t="0" r="4445" b="0"/>
              <wp:docPr id="26" name="Picture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20000" cy="103190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7F2A6D7" w14:textId="54B356FE" w:rsidR="00CA56A0" w:rsidRPr="00EC4F3B" w:rsidRDefault="00CA56A0">
      <w:pPr>
        <w:pStyle w:val="ListParagraph"/>
        <w:numPr>
          <w:ilvl w:val="1"/>
          <w:numId w:val="11"/>
        </w:numPr>
        <w:spacing w:after="0" w:line="360" w:lineRule="auto"/>
        <w:jc w:val="both"/>
        <w:rPr>
          <w:ins w:id="663" w:author="Shalma Nur Fadilla" w:date="2025-03-10T15:02:00Z"/>
          <w:rFonts w:ascii="Times New Roman" w:hAnsi="Times New Roman" w:cs="Times New Roman"/>
          <w:sz w:val="20"/>
          <w:szCs w:val="20"/>
          <w:lang w:val="en-US"/>
        </w:rPr>
        <w:pPrChange w:id="664" w:author="Shalma Nur Fadilla" w:date="2025-03-10T15:09:00Z">
          <w:pPr>
            <w:pStyle w:val="ListParagraph"/>
            <w:numPr>
              <w:numId w:val="6"/>
            </w:numPr>
            <w:spacing w:after="0" w:line="360" w:lineRule="auto"/>
            <w:ind w:left="1440" w:hanging="360"/>
            <w:jc w:val="both"/>
          </w:pPr>
        </w:pPrChange>
      </w:pPr>
      <w:proofErr w:type="spellStart"/>
      <w:ins w:id="665" w:author="Shalma Nur Fadilla" w:date="2025-03-10T15:02:00Z"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Melakukan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r w:rsidRPr="00EC4F3B">
          <w:rPr>
            <w:rFonts w:ascii="Times New Roman" w:hAnsi="Times New Roman" w:cs="Times New Roman"/>
            <w:i/>
            <w:iCs/>
            <w:sz w:val="20"/>
            <w:szCs w:val="20"/>
            <w:lang w:val="en-US"/>
          </w:rPr>
          <w:t>testing</w:t>
        </w:r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menggunakan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r w:rsidRPr="00EC4F3B">
          <w:rPr>
            <w:rFonts w:ascii="Times New Roman" w:hAnsi="Times New Roman" w:cs="Times New Roman"/>
            <w:i/>
            <w:iCs/>
            <w:sz w:val="20"/>
            <w:szCs w:val="20"/>
            <w:lang w:val="en-US"/>
          </w:rPr>
          <w:t>tools</w:t>
        </w:r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Postman.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Untuk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mencoba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mengakses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API,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pastikan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laravel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berjalan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dengan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perintah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r w:rsidRPr="00EC4F3B">
          <w:rPr>
            <w:rFonts w:ascii="Times New Roman" w:hAnsi="Times New Roman" w:cs="Times New Roman"/>
            <w:b/>
            <w:bCs/>
            <w:sz w:val="20"/>
            <w:szCs w:val="20"/>
            <w:lang w:val="en-US"/>
          </w:rPr>
          <w:t>php artisan serve</w:t>
        </w:r>
      </w:ins>
    </w:p>
    <w:p w14:paraId="5E5E05A2" w14:textId="74382487" w:rsidR="00CA56A0" w:rsidRPr="00121F90" w:rsidRDefault="00CA56A0">
      <w:pPr>
        <w:pStyle w:val="ListParagraph"/>
        <w:spacing w:after="0" w:line="360" w:lineRule="auto"/>
        <w:ind w:left="1440"/>
        <w:jc w:val="both"/>
        <w:rPr>
          <w:ins w:id="666" w:author="Shalma Nur Fadilla" w:date="2025-03-10T15:02:00Z"/>
          <w:rFonts w:ascii="Times New Roman" w:hAnsi="Times New Roman" w:cs="Times New Roman"/>
          <w:sz w:val="20"/>
          <w:szCs w:val="20"/>
          <w:lang w:val="en-US"/>
          <w:rPrChange w:id="667" w:author="Shalma Nur Fadilla" w:date="2025-03-10T15:09:00Z">
            <w:rPr>
              <w:ins w:id="668" w:author="Shalma Nur Fadilla" w:date="2025-03-10T15:02:00Z"/>
              <w:lang w:val="en-US"/>
            </w:rPr>
          </w:rPrChange>
        </w:rPr>
        <w:pPrChange w:id="669" w:author="Shalma Nur Fadilla" w:date="2025-03-10T15:09:00Z">
          <w:pPr>
            <w:pStyle w:val="ListParagraph"/>
            <w:numPr>
              <w:numId w:val="6"/>
            </w:numPr>
            <w:spacing w:after="0" w:line="360" w:lineRule="auto"/>
            <w:ind w:left="1440" w:hanging="360"/>
            <w:jc w:val="both"/>
          </w:pPr>
        </w:pPrChange>
      </w:pPr>
      <w:ins w:id="670" w:author="Shalma Nur Fadilla" w:date="2025-03-10T15:02:00Z">
        <w:r w:rsidRPr="00EC4F3B">
          <w:rPr>
            <w:rFonts w:ascii="Times New Roman" w:hAnsi="Times New Roman" w:cs="Times New Roman"/>
            <w:noProof/>
            <w:sz w:val="20"/>
            <w:szCs w:val="20"/>
            <w:lang w:val="en-US"/>
          </w:rPr>
          <w:drawing>
            <wp:inline distT="0" distB="0" distL="0" distR="0" wp14:anchorId="6B441EDC" wp14:editId="7D1DAD8B">
              <wp:extent cx="4320000" cy="1025201"/>
              <wp:effectExtent l="0" t="0" r="4445" b="3810"/>
              <wp:docPr id="27" name="Picture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20000" cy="102520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proofErr w:type="spellStart"/>
        <w:r w:rsidRPr="00121F90">
          <w:rPr>
            <w:rFonts w:ascii="Times New Roman" w:hAnsi="Times New Roman" w:cs="Times New Roman"/>
            <w:sz w:val="20"/>
            <w:szCs w:val="20"/>
            <w:lang w:val="en-US"/>
            <w:rPrChange w:id="671" w:author="Shalma Nur Fadilla" w:date="2025-03-10T15:09:00Z">
              <w:rPr>
                <w:lang w:val="en-US"/>
              </w:rPr>
            </w:rPrChange>
          </w:rPr>
          <w:t>Memastikan</w:t>
        </w:r>
        <w:proofErr w:type="spellEnd"/>
        <w:r w:rsidRPr="00121F90">
          <w:rPr>
            <w:rFonts w:ascii="Times New Roman" w:hAnsi="Times New Roman" w:cs="Times New Roman"/>
            <w:sz w:val="20"/>
            <w:szCs w:val="20"/>
            <w:lang w:val="en-US"/>
            <w:rPrChange w:id="672" w:author="Shalma Nur Fadilla" w:date="2025-03-10T15:09:00Z">
              <w:rPr>
                <w:lang w:val="en-US"/>
              </w:rPr>
            </w:rPrChange>
          </w:rPr>
          <w:t xml:space="preserve"> </w:t>
        </w:r>
        <w:proofErr w:type="spellStart"/>
        <w:r w:rsidRPr="00121F90">
          <w:rPr>
            <w:rFonts w:ascii="Times New Roman" w:hAnsi="Times New Roman" w:cs="Times New Roman"/>
            <w:sz w:val="20"/>
            <w:szCs w:val="20"/>
            <w:lang w:val="en-US"/>
            <w:rPrChange w:id="673" w:author="Shalma Nur Fadilla" w:date="2025-03-10T15:09:00Z">
              <w:rPr>
                <w:lang w:val="en-US"/>
              </w:rPr>
            </w:rPrChange>
          </w:rPr>
          <w:t>ada</w:t>
        </w:r>
        <w:proofErr w:type="spellEnd"/>
        <w:r w:rsidRPr="00121F90">
          <w:rPr>
            <w:rFonts w:ascii="Times New Roman" w:hAnsi="Times New Roman" w:cs="Times New Roman"/>
            <w:sz w:val="20"/>
            <w:szCs w:val="20"/>
            <w:lang w:val="en-US"/>
            <w:rPrChange w:id="674" w:author="Shalma Nur Fadilla" w:date="2025-03-10T15:09:00Z">
              <w:rPr>
                <w:lang w:val="en-US"/>
              </w:rPr>
            </w:rPrChange>
          </w:rPr>
          <w:t xml:space="preserve"> </w:t>
        </w:r>
        <w:proofErr w:type="spellStart"/>
        <w:r w:rsidRPr="00121F90">
          <w:rPr>
            <w:rFonts w:ascii="Times New Roman" w:hAnsi="Times New Roman" w:cs="Times New Roman"/>
            <w:sz w:val="20"/>
            <w:szCs w:val="20"/>
            <w:lang w:val="en-US"/>
            <w:rPrChange w:id="675" w:author="Shalma Nur Fadilla" w:date="2025-03-10T15:09:00Z">
              <w:rPr>
                <w:lang w:val="en-US"/>
              </w:rPr>
            </w:rPrChange>
          </w:rPr>
          <w:t>tabel</w:t>
        </w:r>
        <w:proofErr w:type="spellEnd"/>
        <w:r w:rsidRPr="00121F90">
          <w:rPr>
            <w:rFonts w:ascii="Times New Roman" w:hAnsi="Times New Roman" w:cs="Times New Roman"/>
            <w:sz w:val="20"/>
            <w:szCs w:val="20"/>
            <w:lang w:val="en-US"/>
            <w:rPrChange w:id="676" w:author="Shalma Nur Fadilla" w:date="2025-03-10T15:09:00Z">
              <w:rPr>
                <w:lang w:val="en-US"/>
              </w:rPr>
            </w:rPrChange>
          </w:rPr>
          <w:t xml:space="preserve"> </w:t>
        </w:r>
        <w:proofErr w:type="spellStart"/>
        <w:r w:rsidRPr="00121F90">
          <w:rPr>
            <w:rFonts w:ascii="Times New Roman" w:hAnsi="Times New Roman" w:cs="Times New Roman"/>
            <w:sz w:val="20"/>
            <w:szCs w:val="20"/>
            <w:lang w:val="en-US"/>
            <w:rPrChange w:id="677" w:author="Shalma Nur Fadilla" w:date="2025-03-10T15:09:00Z">
              <w:rPr>
                <w:lang w:val="en-US"/>
              </w:rPr>
            </w:rPrChange>
          </w:rPr>
          <w:t>transaksi_sensor</w:t>
        </w:r>
        <w:proofErr w:type="spellEnd"/>
        <w:r w:rsidRPr="00121F90">
          <w:rPr>
            <w:rFonts w:ascii="Times New Roman" w:hAnsi="Times New Roman" w:cs="Times New Roman"/>
            <w:sz w:val="20"/>
            <w:szCs w:val="20"/>
            <w:lang w:val="en-US"/>
            <w:rPrChange w:id="678" w:author="Shalma Nur Fadilla" w:date="2025-03-10T15:09:00Z">
              <w:rPr>
                <w:lang w:val="en-US"/>
              </w:rPr>
            </w:rPrChange>
          </w:rPr>
          <w:t xml:space="preserve"> pada database iot_25</w:t>
        </w:r>
      </w:ins>
    </w:p>
    <w:p w14:paraId="580AF98F" w14:textId="048E1B18" w:rsidR="00050BB4" w:rsidRDefault="00CA56A0" w:rsidP="00DC2E83">
      <w:pPr>
        <w:pStyle w:val="ListParagraph"/>
        <w:spacing w:after="0" w:line="360" w:lineRule="auto"/>
        <w:ind w:left="1440"/>
        <w:jc w:val="both"/>
        <w:rPr>
          <w:ins w:id="679" w:author="Shalma Nur Fadilla" w:date="2025-03-10T18:37:00Z"/>
          <w:rFonts w:ascii="Times New Roman" w:hAnsi="Times New Roman" w:cs="Times New Roman"/>
          <w:sz w:val="20"/>
          <w:szCs w:val="20"/>
          <w:lang w:val="en-US"/>
        </w:rPr>
      </w:pPr>
      <w:ins w:id="680" w:author="Shalma Nur Fadilla" w:date="2025-03-10T15:02:00Z">
        <w:r w:rsidRPr="00EC4F3B">
          <w:rPr>
            <w:rFonts w:ascii="Times New Roman" w:hAnsi="Times New Roman" w:cs="Times New Roman"/>
            <w:noProof/>
            <w:sz w:val="20"/>
            <w:szCs w:val="20"/>
            <w:lang w:val="en-US"/>
          </w:rPr>
          <w:drawing>
            <wp:inline distT="0" distB="0" distL="0" distR="0" wp14:anchorId="2E25B230" wp14:editId="7731B772">
              <wp:extent cx="4647125" cy="641001"/>
              <wp:effectExtent l="0" t="0" r="1270" b="6985"/>
              <wp:docPr id="28" name="Picture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18473" cy="65084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681" w:author="Shalma Nur Fadilla" w:date="2025-03-10T18:37:00Z">
        <w:r w:rsidR="00050BB4">
          <w:rPr>
            <w:rFonts w:ascii="Times New Roman" w:hAnsi="Times New Roman" w:cs="Times New Roman"/>
            <w:sz w:val="20"/>
            <w:szCs w:val="20"/>
            <w:lang w:val="en-US"/>
          </w:rPr>
          <w:br w:type="page"/>
        </w:r>
      </w:ins>
    </w:p>
    <w:p w14:paraId="3814B765" w14:textId="3C52F53A" w:rsidR="00CA56A0" w:rsidRPr="00EC4F3B" w:rsidRDefault="00CA56A0">
      <w:pPr>
        <w:pStyle w:val="ListParagraph"/>
        <w:numPr>
          <w:ilvl w:val="1"/>
          <w:numId w:val="11"/>
        </w:numPr>
        <w:spacing w:after="0" w:line="360" w:lineRule="auto"/>
        <w:jc w:val="both"/>
        <w:rPr>
          <w:ins w:id="682" w:author="Shalma Nur Fadilla" w:date="2025-03-10T15:02:00Z"/>
          <w:rFonts w:ascii="Times New Roman" w:hAnsi="Times New Roman" w:cs="Times New Roman"/>
          <w:sz w:val="20"/>
          <w:szCs w:val="20"/>
          <w:lang w:val="en-US"/>
        </w:rPr>
        <w:pPrChange w:id="683" w:author="Shalma Nur Fadilla" w:date="2025-03-10T15:09:00Z">
          <w:pPr>
            <w:pStyle w:val="ListParagraph"/>
            <w:numPr>
              <w:numId w:val="6"/>
            </w:numPr>
            <w:spacing w:after="0" w:line="360" w:lineRule="auto"/>
            <w:ind w:left="1440" w:hanging="360"/>
            <w:jc w:val="both"/>
          </w:pPr>
        </w:pPrChange>
      </w:pPr>
      <w:ins w:id="684" w:author="Shalma Nur Fadilla" w:date="2025-03-10T15:02:00Z"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lastRenderedPageBreak/>
          <w:t xml:space="preserve">Pada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aplikasi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Postman, pada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bagan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url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,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masukkan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alamat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server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laravel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dan route API-</w:t>
        </w:r>
        <w:proofErr w:type="spellStart"/>
        <w:proofErr w:type="gram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nya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:</w:t>
        </w:r>
        <w:proofErr w:type="gram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r w:rsidRPr="00EC4F3B">
          <w:rPr>
            <w:rFonts w:ascii="Times New Roman" w:hAnsi="Times New Roman" w:cs="Times New Roman"/>
            <w:b/>
            <w:bCs/>
            <w:sz w:val="20"/>
            <w:szCs w:val="20"/>
            <w:lang w:val="en-US"/>
          </w:rPr>
          <w:t>http://localhost:8000/api/posts</w:t>
        </w:r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,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lalu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pilih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method </w:t>
        </w:r>
        <w:r w:rsidRPr="00EC4F3B">
          <w:rPr>
            <w:rFonts w:ascii="Times New Roman" w:hAnsi="Times New Roman" w:cs="Times New Roman"/>
            <w:b/>
            <w:bCs/>
            <w:sz w:val="20"/>
            <w:szCs w:val="20"/>
            <w:lang w:val="en-US"/>
          </w:rPr>
          <w:t>GET</w:t>
        </w:r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dan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klik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Send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seperti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gambar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dibawah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,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lalu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hasilnya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akan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muncul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dalam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format JSON.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Maka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API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sudah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berhasil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mengambil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data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dari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database.</w:t>
        </w:r>
      </w:ins>
    </w:p>
    <w:p w14:paraId="0DCC6C5F" w14:textId="77777777" w:rsidR="00CA56A0" w:rsidRPr="00EC4F3B" w:rsidRDefault="00CA56A0" w:rsidP="007F1FC9">
      <w:pPr>
        <w:pStyle w:val="ListParagraph"/>
        <w:spacing w:after="0" w:line="360" w:lineRule="auto"/>
        <w:ind w:left="1440"/>
        <w:jc w:val="both"/>
        <w:rPr>
          <w:ins w:id="685" w:author="Shalma Nur Fadilla" w:date="2025-03-10T15:02:00Z"/>
          <w:rFonts w:ascii="Times New Roman" w:hAnsi="Times New Roman" w:cs="Times New Roman"/>
          <w:sz w:val="20"/>
          <w:szCs w:val="20"/>
          <w:lang w:val="en-US"/>
        </w:rPr>
      </w:pPr>
      <w:ins w:id="686" w:author="Shalma Nur Fadilla" w:date="2025-03-10T15:02:00Z">
        <w:r w:rsidRPr="00EC4F3B">
          <w:rPr>
            <w:rFonts w:ascii="Times New Roman" w:hAnsi="Times New Roman" w:cs="Times New Roman"/>
            <w:noProof/>
            <w:sz w:val="20"/>
            <w:szCs w:val="20"/>
            <w:lang w:val="en-US"/>
          </w:rPr>
          <w:drawing>
            <wp:inline distT="0" distB="0" distL="0" distR="0" wp14:anchorId="495792B7" wp14:editId="3FA44B86">
              <wp:extent cx="3240000" cy="2112857"/>
              <wp:effectExtent l="0" t="0" r="0" b="1905"/>
              <wp:docPr id="34" name="Picture 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240000" cy="211285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6662158" w14:textId="78E56128" w:rsidR="00CA56A0" w:rsidRPr="00EC4F3B" w:rsidRDefault="00CA56A0">
      <w:pPr>
        <w:pStyle w:val="ListParagraph"/>
        <w:numPr>
          <w:ilvl w:val="1"/>
          <w:numId w:val="11"/>
        </w:numPr>
        <w:spacing w:after="0" w:line="360" w:lineRule="auto"/>
        <w:jc w:val="both"/>
        <w:rPr>
          <w:ins w:id="687" w:author="Shalma Nur Fadilla" w:date="2025-03-10T15:02:00Z"/>
          <w:rFonts w:ascii="Times New Roman" w:hAnsi="Times New Roman" w:cs="Times New Roman"/>
          <w:sz w:val="20"/>
          <w:szCs w:val="20"/>
          <w:lang w:val="en-US"/>
        </w:rPr>
        <w:pPrChange w:id="688" w:author="Shalma Nur Fadilla" w:date="2025-03-10T15:10:00Z">
          <w:pPr>
            <w:pStyle w:val="ListParagraph"/>
            <w:numPr>
              <w:numId w:val="6"/>
            </w:numPr>
            <w:spacing w:after="0" w:line="360" w:lineRule="auto"/>
            <w:ind w:left="1440" w:hanging="360"/>
            <w:jc w:val="both"/>
          </w:pPr>
        </w:pPrChange>
      </w:pPr>
      <w:proofErr w:type="spellStart"/>
      <w:ins w:id="689" w:author="Shalma Nur Fadilla" w:date="2025-03-10T15:02:00Z"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Melakukan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percobaan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insert data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ke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database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dengan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mengganti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method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menjadi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POST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lalu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pastikan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Content-Type pada Headers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adalah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application/json</w:t>
        </w:r>
      </w:ins>
    </w:p>
    <w:p w14:paraId="471A2CF2" w14:textId="77777777" w:rsidR="00CA56A0" w:rsidRPr="00EC4F3B" w:rsidRDefault="00CA56A0" w:rsidP="00DC2E83">
      <w:pPr>
        <w:pStyle w:val="ListParagraph"/>
        <w:spacing w:after="0" w:line="360" w:lineRule="auto"/>
        <w:ind w:left="1440"/>
        <w:jc w:val="both"/>
        <w:rPr>
          <w:ins w:id="690" w:author="Shalma Nur Fadilla" w:date="2025-03-10T15:02:00Z"/>
          <w:rFonts w:ascii="Times New Roman" w:hAnsi="Times New Roman" w:cs="Times New Roman"/>
          <w:sz w:val="20"/>
          <w:szCs w:val="20"/>
          <w:lang w:val="en-US"/>
        </w:rPr>
      </w:pPr>
      <w:ins w:id="691" w:author="Shalma Nur Fadilla" w:date="2025-03-10T15:02:00Z">
        <w:r w:rsidRPr="00EC4F3B">
          <w:rPr>
            <w:rFonts w:ascii="Times New Roman" w:hAnsi="Times New Roman" w:cs="Times New Roman"/>
            <w:noProof/>
            <w:sz w:val="20"/>
            <w:szCs w:val="20"/>
            <w:lang w:val="en-US"/>
          </w:rPr>
          <w:drawing>
            <wp:inline distT="0" distB="0" distL="0" distR="0" wp14:anchorId="1CF233BD" wp14:editId="12B7AE42">
              <wp:extent cx="3960000" cy="1187209"/>
              <wp:effectExtent l="0" t="0" r="2540" b="0"/>
              <wp:docPr id="31" name="Picture 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60000" cy="118720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23B230B" w14:textId="3B49C69B" w:rsidR="00CA56A0" w:rsidRPr="00EC4F3B" w:rsidRDefault="00CA56A0">
      <w:pPr>
        <w:pStyle w:val="ListParagraph"/>
        <w:numPr>
          <w:ilvl w:val="1"/>
          <w:numId w:val="11"/>
        </w:numPr>
        <w:spacing w:after="0" w:line="360" w:lineRule="auto"/>
        <w:jc w:val="both"/>
        <w:rPr>
          <w:ins w:id="692" w:author="Shalma Nur Fadilla" w:date="2025-03-10T15:02:00Z"/>
          <w:rFonts w:ascii="Times New Roman" w:hAnsi="Times New Roman" w:cs="Times New Roman"/>
          <w:sz w:val="20"/>
          <w:szCs w:val="20"/>
          <w:lang w:val="en-US"/>
        </w:rPr>
        <w:pPrChange w:id="693" w:author="Shalma Nur Fadilla" w:date="2025-03-10T15:10:00Z">
          <w:pPr>
            <w:pStyle w:val="ListParagraph"/>
            <w:numPr>
              <w:numId w:val="6"/>
            </w:numPr>
            <w:spacing w:after="0" w:line="360" w:lineRule="auto"/>
            <w:ind w:left="1440" w:hanging="360"/>
            <w:jc w:val="both"/>
          </w:pPr>
        </w:pPrChange>
      </w:pPr>
      <w:ins w:id="694" w:author="Shalma Nur Fadilla" w:date="2025-03-10T15:02:00Z"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Lalu pada </w:t>
        </w:r>
        <w:r w:rsidRPr="00EC4F3B">
          <w:rPr>
            <w:rFonts w:ascii="Times New Roman" w:hAnsi="Times New Roman" w:cs="Times New Roman"/>
            <w:i/>
            <w:iCs/>
            <w:sz w:val="20"/>
            <w:szCs w:val="20"/>
            <w:lang w:val="en-US"/>
          </w:rPr>
          <w:t>Body</w:t>
        </w:r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gunakan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r w:rsidRPr="00EC4F3B">
          <w:rPr>
            <w:rFonts w:ascii="Times New Roman" w:hAnsi="Times New Roman" w:cs="Times New Roman"/>
            <w:i/>
            <w:iCs/>
            <w:sz w:val="20"/>
            <w:szCs w:val="20"/>
            <w:lang w:val="en-US"/>
          </w:rPr>
          <w:t>raw</w:t>
        </w:r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dengan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format JSON,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lalu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isi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seperti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berikut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:</w:t>
        </w:r>
      </w:ins>
    </w:p>
    <w:p w14:paraId="41BC42C0" w14:textId="77777777" w:rsidR="00CA56A0" w:rsidRPr="00EC4F3B" w:rsidRDefault="00CA56A0" w:rsidP="007F1FC9">
      <w:pPr>
        <w:pStyle w:val="ListParagraph"/>
        <w:spacing w:after="0" w:line="360" w:lineRule="auto"/>
        <w:ind w:left="1440"/>
        <w:jc w:val="both"/>
        <w:rPr>
          <w:ins w:id="695" w:author="Shalma Nur Fadilla" w:date="2025-03-10T15:02:00Z"/>
          <w:rFonts w:ascii="Times New Roman" w:hAnsi="Times New Roman" w:cs="Times New Roman"/>
          <w:sz w:val="20"/>
          <w:szCs w:val="20"/>
          <w:lang w:val="en-US"/>
        </w:rPr>
      </w:pPr>
      <w:ins w:id="696" w:author="Shalma Nur Fadilla" w:date="2025-03-10T15:02:00Z">
        <w:r w:rsidRPr="00EC4F3B">
          <w:rPr>
            <w:rFonts w:ascii="Times New Roman" w:hAnsi="Times New Roman" w:cs="Times New Roman"/>
            <w:noProof/>
            <w:sz w:val="20"/>
            <w:szCs w:val="20"/>
            <w:lang w:val="en-US"/>
          </w:rPr>
          <w:drawing>
            <wp:inline distT="0" distB="0" distL="0" distR="0" wp14:anchorId="2BA4D03A" wp14:editId="6CD50806">
              <wp:extent cx="3959696" cy="1096108"/>
              <wp:effectExtent l="0" t="0" r="3175" b="8890"/>
              <wp:docPr id="35" name="Picture 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41"/>
                      <a:srcRect b="44191"/>
                      <a:stretch/>
                    </pic:blipFill>
                    <pic:spPr bwMode="auto">
                      <a:xfrm>
                        <a:off x="0" y="0"/>
                        <a:ext cx="3960000" cy="1096192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p w14:paraId="6E598CD9" w14:textId="77777777" w:rsidR="00CA56A0" w:rsidRPr="00EC4F3B" w:rsidRDefault="00CA56A0" w:rsidP="007F1FC9">
      <w:pPr>
        <w:pStyle w:val="ListParagraph"/>
        <w:spacing w:after="0" w:line="360" w:lineRule="auto"/>
        <w:ind w:left="1440"/>
        <w:jc w:val="both"/>
        <w:rPr>
          <w:ins w:id="697" w:author="Shalma Nur Fadilla" w:date="2025-03-10T15:02:00Z"/>
          <w:rFonts w:ascii="Times New Roman" w:hAnsi="Times New Roman" w:cs="Times New Roman"/>
          <w:sz w:val="20"/>
          <w:szCs w:val="20"/>
          <w:lang w:val="en-US"/>
        </w:rPr>
      </w:pPr>
      <w:proofErr w:type="spellStart"/>
      <w:ins w:id="698" w:author="Shalma Nur Fadilla" w:date="2025-03-10T15:02:00Z"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Maka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hasilnya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akan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muncul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seperti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ini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:</w:t>
        </w:r>
      </w:ins>
    </w:p>
    <w:p w14:paraId="7C7D5D82" w14:textId="0B54074A" w:rsidR="00050BB4" w:rsidRDefault="00CA56A0" w:rsidP="002861BF">
      <w:pPr>
        <w:pStyle w:val="ListParagraph"/>
        <w:spacing w:after="0" w:line="360" w:lineRule="auto"/>
        <w:ind w:left="1440"/>
        <w:jc w:val="both"/>
        <w:rPr>
          <w:ins w:id="699" w:author="Shalma Nur Fadilla" w:date="2025-03-10T18:37:00Z"/>
          <w:rFonts w:ascii="Times New Roman" w:hAnsi="Times New Roman" w:cs="Times New Roman"/>
          <w:sz w:val="20"/>
          <w:szCs w:val="20"/>
          <w:lang w:val="en-US"/>
        </w:rPr>
      </w:pPr>
      <w:ins w:id="700" w:author="Shalma Nur Fadilla" w:date="2025-03-10T15:02:00Z">
        <w:r w:rsidRPr="00EC4F3B">
          <w:rPr>
            <w:rFonts w:ascii="Times New Roman" w:hAnsi="Times New Roman" w:cs="Times New Roman"/>
            <w:noProof/>
            <w:sz w:val="20"/>
            <w:szCs w:val="20"/>
            <w:lang w:val="en-US"/>
          </w:rPr>
          <w:drawing>
            <wp:inline distT="0" distB="0" distL="0" distR="0" wp14:anchorId="43A1CEE8" wp14:editId="318B7685">
              <wp:extent cx="3960000" cy="1305661"/>
              <wp:effectExtent l="0" t="0" r="2540" b="8890"/>
              <wp:docPr id="33" name="Picture 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60000" cy="13056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701" w:author="Shalma Nur Fadilla" w:date="2025-03-10T18:37:00Z">
        <w:r w:rsidR="00050BB4">
          <w:rPr>
            <w:rFonts w:ascii="Times New Roman" w:hAnsi="Times New Roman" w:cs="Times New Roman"/>
            <w:sz w:val="20"/>
            <w:szCs w:val="20"/>
            <w:lang w:val="en-US"/>
          </w:rPr>
          <w:br w:type="page"/>
        </w:r>
      </w:ins>
    </w:p>
    <w:p w14:paraId="70794E04" w14:textId="77777777" w:rsidR="00CA56A0" w:rsidRPr="00EC4F3B" w:rsidRDefault="00CA56A0" w:rsidP="002861BF">
      <w:pPr>
        <w:pStyle w:val="ListParagraph"/>
        <w:spacing w:after="0" w:line="360" w:lineRule="auto"/>
        <w:ind w:left="1440"/>
        <w:jc w:val="both"/>
        <w:rPr>
          <w:ins w:id="702" w:author="Shalma Nur Fadilla" w:date="2025-03-10T15:02:00Z"/>
          <w:rFonts w:ascii="Times New Roman" w:hAnsi="Times New Roman" w:cs="Times New Roman"/>
          <w:sz w:val="20"/>
          <w:szCs w:val="20"/>
          <w:lang w:val="en-US"/>
        </w:rPr>
      </w:pPr>
      <w:ins w:id="703" w:author="Shalma Nur Fadilla" w:date="2025-03-10T15:02:00Z"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lastRenderedPageBreak/>
          <w:t xml:space="preserve">Lalu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cek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di PhpMyAdmin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maka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data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akan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bertambah</w:t>
        </w:r>
        <w:proofErr w:type="spellEnd"/>
      </w:ins>
    </w:p>
    <w:p w14:paraId="78B2F127" w14:textId="77777777" w:rsidR="00CA56A0" w:rsidRPr="00EC4F3B" w:rsidRDefault="00CA56A0" w:rsidP="002861BF">
      <w:pPr>
        <w:pStyle w:val="ListParagraph"/>
        <w:spacing w:after="0" w:line="360" w:lineRule="auto"/>
        <w:ind w:left="1440"/>
        <w:jc w:val="both"/>
        <w:rPr>
          <w:ins w:id="704" w:author="Shalma Nur Fadilla" w:date="2025-03-10T15:02:00Z"/>
          <w:rFonts w:ascii="Times New Roman" w:hAnsi="Times New Roman" w:cs="Times New Roman"/>
          <w:sz w:val="20"/>
          <w:szCs w:val="20"/>
          <w:lang w:val="en-US"/>
        </w:rPr>
      </w:pPr>
      <w:ins w:id="705" w:author="Shalma Nur Fadilla" w:date="2025-03-10T15:02:00Z">
        <w:r w:rsidRPr="00EC4F3B">
          <w:rPr>
            <w:rFonts w:ascii="Times New Roman" w:hAnsi="Times New Roman" w:cs="Times New Roman"/>
            <w:noProof/>
            <w:sz w:val="20"/>
            <w:szCs w:val="20"/>
            <w:lang w:val="en-US"/>
          </w:rPr>
          <w:drawing>
            <wp:inline distT="0" distB="0" distL="0" distR="0" wp14:anchorId="4E4E96CB" wp14:editId="37FBD8B7">
              <wp:extent cx="3960000" cy="1796609"/>
              <wp:effectExtent l="0" t="0" r="2540" b="0"/>
              <wp:docPr id="36" name="Picture 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60000" cy="179660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3DA4F32" w14:textId="2E541C72" w:rsidR="00CA56A0" w:rsidRPr="00EC4F3B" w:rsidRDefault="00CA56A0">
      <w:pPr>
        <w:pStyle w:val="ListParagraph"/>
        <w:numPr>
          <w:ilvl w:val="1"/>
          <w:numId w:val="11"/>
        </w:numPr>
        <w:spacing w:after="0" w:line="360" w:lineRule="auto"/>
        <w:jc w:val="both"/>
        <w:rPr>
          <w:ins w:id="706" w:author="Shalma Nur Fadilla" w:date="2025-03-10T15:02:00Z"/>
          <w:rFonts w:ascii="Times New Roman" w:hAnsi="Times New Roman" w:cs="Times New Roman"/>
          <w:sz w:val="20"/>
          <w:szCs w:val="20"/>
          <w:lang w:val="en-US"/>
        </w:rPr>
        <w:pPrChange w:id="707" w:author="Shalma Nur Fadilla" w:date="2025-03-10T15:10:00Z">
          <w:pPr>
            <w:pStyle w:val="ListParagraph"/>
            <w:numPr>
              <w:numId w:val="6"/>
            </w:numPr>
            <w:spacing w:after="0" w:line="360" w:lineRule="auto"/>
            <w:ind w:left="1440" w:hanging="360"/>
            <w:jc w:val="both"/>
          </w:pPr>
        </w:pPrChange>
      </w:pPr>
      <w:ins w:id="708" w:author="Shalma Nur Fadilla" w:date="2025-03-10T15:02:00Z"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Download dan install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Ngrok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sesuai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sistem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operasi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laptop,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lalu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register (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saya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menggunaka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akun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GitHub).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Ini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untuk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mengonline-kan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API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menggunakan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service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Ngrok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agar API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dapat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diakses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melalui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device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iot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atau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simulasi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wokwi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iot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.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Ekstrak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dan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klik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2x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untuk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membuka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cmd</w:t>
        </w:r>
        <w:proofErr w:type="spellEnd"/>
      </w:ins>
    </w:p>
    <w:p w14:paraId="7A9D2158" w14:textId="77777777" w:rsidR="00121F90" w:rsidRDefault="00CA56A0" w:rsidP="00121F90">
      <w:pPr>
        <w:pStyle w:val="ListParagraph"/>
        <w:spacing w:after="0" w:line="360" w:lineRule="auto"/>
        <w:ind w:left="1440"/>
        <w:jc w:val="both"/>
        <w:rPr>
          <w:ins w:id="709" w:author="Shalma Nur Fadilla" w:date="2025-03-10T15:10:00Z"/>
          <w:rFonts w:ascii="Times New Roman" w:hAnsi="Times New Roman" w:cs="Times New Roman"/>
          <w:sz w:val="20"/>
          <w:szCs w:val="20"/>
          <w:lang w:val="en-US"/>
        </w:rPr>
      </w:pPr>
      <w:ins w:id="710" w:author="Shalma Nur Fadilla" w:date="2025-03-10T15:02:00Z">
        <w:r w:rsidRPr="00EC4F3B">
          <w:rPr>
            <w:rFonts w:ascii="Times New Roman" w:hAnsi="Times New Roman" w:cs="Times New Roman"/>
            <w:noProof/>
            <w:sz w:val="20"/>
            <w:szCs w:val="20"/>
            <w:lang w:val="en-US"/>
          </w:rPr>
          <w:drawing>
            <wp:inline distT="0" distB="0" distL="0" distR="0" wp14:anchorId="53B5BEB1" wp14:editId="7E6180D0">
              <wp:extent cx="3960000" cy="2215599"/>
              <wp:effectExtent l="0" t="0" r="2540" b="0"/>
              <wp:docPr id="37" name="Picture 3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60000" cy="221559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49EB7B3" w14:textId="250CE440" w:rsidR="00CA56A0" w:rsidRPr="00121F90" w:rsidRDefault="00CA56A0">
      <w:pPr>
        <w:pStyle w:val="ListParagraph"/>
        <w:spacing w:after="0" w:line="360" w:lineRule="auto"/>
        <w:ind w:left="1440"/>
        <w:jc w:val="both"/>
        <w:rPr>
          <w:ins w:id="711" w:author="Shalma Nur Fadilla" w:date="2025-03-10T15:02:00Z"/>
          <w:rFonts w:ascii="Times New Roman" w:hAnsi="Times New Roman" w:cs="Times New Roman"/>
          <w:sz w:val="20"/>
          <w:szCs w:val="20"/>
          <w:lang w:val="en-US"/>
          <w:rPrChange w:id="712" w:author="Shalma Nur Fadilla" w:date="2025-03-10T15:10:00Z">
            <w:rPr>
              <w:ins w:id="713" w:author="Shalma Nur Fadilla" w:date="2025-03-10T15:02:00Z"/>
              <w:lang w:val="en-US"/>
            </w:rPr>
          </w:rPrChange>
        </w:rPr>
        <w:pPrChange w:id="714" w:author="Shalma Nur Fadilla" w:date="2025-03-10T15:10:00Z">
          <w:pPr>
            <w:pStyle w:val="ListParagraph"/>
            <w:numPr>
              <w:numId w:val="6"/>
            </w:numPr>
            <w:spacing w:after="0" w:line="360" w:lineRule="auto"/>
            <w:ind w:left="1440" w:hanging="360"/>
            <w:jc w:val="both"/>
          </w:pPr>
        </w:pPrChange>
      </w:pPr>
      <w:proofErr w:type="spellStart"/>
      <w:ins w:id="715" w:author="Shalma Nur Fadilla" w:date="2025-03-10T15:02:00Z">
        <w:r w:rsidRPr="00121F90">
          <w:rPr>
            <w:rFonts w:ascii="Times New Roman" w:hAnsi="Times New Roman" w:cs="Times New Roman"/>
            <w:sz w:val="20"/>
            <w:szCs w:val="20"/>
            <w:lang w:val="en-US"/>
            <w:rPrChange w:id="716" w:author="Shalma Nur Fadilla" w:date="2025-03-10T15:10:00Z">
              <w:rPr>
                <w:lang w:val="en-US"/>
              </w:rPr>
            </w:rPrChange>
          </w:rPr>
          <w:t>Menjalankan</w:t>
        </w:r>
        <w:proofErr w:type="spellEnd"/>
        <w:r w:rsidRPr="00121F90">
          <w:rPr>
            <w:rFonts w:ascii="Times New Roman" w:hAnsi="Times New Roman" w:cs="Times New Roman"/>
            <w:sz w:val="20"/>
            <w:szCs w:val="20"/>
            <w:lang w:val="en-US"/>
            <w:rPrChange w:id="717" w:author="Shalma Nur Fadilla" w:date="2025-03-10T15:10:00Z">
              <w:rPr>
                <w:lang w:val="en-US"/>
              </w:rPr>
            </w:rPrChange>
          </w:rPr>
          <w:t xml:space="preserve"> </w:t>
        </w:r>
        <w:proofErr w:type="spellStart"/>
        <w:r w:rsidRPr="00121F90">
          <w:rPr>
            <w:rFonts w:ascii="Times New Roman" w:hAnsi="Times New Roman" w:cs="Times New Roman"/>
            <w:sz w:val="20"/>
            <w:szCs w:val="20"/>
            <w:lang w:val="en-US"/>
            <w:rPrChange w:id="718" w:author="Shalma Nur Fadilla" w:date="2025-03-10T15:10:00Z">
              <w:rPr>
                <w:lang w:val="en-US"/>
              </w:rPr>
            </w:rPrChange>
          </w:rPr>
          <w:t>perintah</w:t>
        </w:r>
        <w:proofErr w:type="spellEnd"/>
        <w:r w:rsidRPr="00121F90">
          <w:rPr>
            <w:rFonts w:ascii="Times New Roman" w:hAnsi="Times New Roman" w:cs="Times New Roman"/>
            <w:sz w:val="20"/>
            <w:szCs w:val="20"/>
            <w:lang w:val="en-US"/>
            <w:rPrChange w:id="719" w:author="Shalma Nur Fadilla" w:date="2025-03-10T15:10:00Z">
              <w:rPr>
                <w:lang w:val="en-US"/>
              </w:rPr>
            </w:rPrChange>
          </w:rPr>
          <w:t xml:space="preserve"> </w:t>
        </w:r>
        <w:proofErr w:type="spellStart"/>
        <w:r w:rsidRPr="00121F90">
          <w:rPr>
            <w:rFonts w:ascii="Times New Roman" w:hAnsi="Times New Roman" w:cs="Times New Roman"/>
            <w:sz w:val="20"/>
            <w:szCs w:val="20"/>
            <w:lang w:val="en-US"/>
            <w:rPrChange w:id="720" w:author="Shalma Nur Fadilla" w:date="2025-03-10T15:10:00Z">
              <w:rPr>
                <w:lang w:val="en-US"/>
              </w:rPr>
            </w:rPrChange>
          </w:rPr>
          <w:t>konfigurasi</w:t>
        </w:r>
        <w:proofErr w:type="spellEnd"/>
        <w:r w:rsidRPr="00121F90">
          <w:rPr>
            <w:rFonts w:ascii="Times New Roman" w:hAnsi="Times New Roman" w:cs="Times New Roman"/>
            <w:sz w:val="20"/>
            <w:szCs w:val="20"/>
            <w:lang w:val="en-US"/>
            <w:rPrChange w:id="721" w:author="Shalma Nur Fadilla" w:date="2025-03-10T15:10:00Z">
              <w:rPr>
                <w:lang w:val="en-US"/>
              </w:rPr>
            </w:rPrChange>
          </w:rPr>
          <w:t xml:space="preserve"> yang </w:t>
        </w:r>
        <w:proofErr w:type="spellStart"/>
        <w:r w:rsidRPr="00121F90">
          <w:rPr>
            <w:rFonts w:ascii="Times New Roman" w:hAnsi="Times New Roman" w:cs="Times New Roman"/>
            <w:sz w:val="20"/>
            <w:szCs w:val="20"/>
            <w:lang w:val="en-US"/>
            <w:rPrChange w:id="722" w:author="Shalma Nur Fadilla" w:date="2025-03-10T15:10:00Z">
              <w:rPr>
                <w:lang w:val="en-US"/>
              </w:rPr>
            </w:rPrChange>
          </w:rPr>
          <w:t>ada</w:t>
        </w:r>
        <w:proofErr w:type="spellEnd"/>
        <w:r w:rsidRPr="00121F90">
          <w:rPr>
            <w:rFonts w:ascii="Times New Roman" w:hAnsi="Times New Roman" w:cs="Times New Roman"/>
            <w:sz w:val="20"/>
            <w:szCs w:val="20"/>
            <w:lang w:val="en-US"/>
            <w:rPrChange w:id="723" w:author="Shalma Nur Fadilla" w:date="2025-03-10T15:10:00Z">
              <w:rPr>
                <w:lang w:val="en-US"/>
              </w:rPr>
            </w:rPrChange>
          </w:rPr>
          <w:t xml:space="preserve"> pada </w:t>
        </w:r>
        <w:proofErr w:type="spellStart"/>
        <w:r w:rsidRPr="00121F90">
          <w:rPr>
            <w:rFonts w:ascii="Times New Roman" w:hAnsi="Times New Roman" w:cs="Times New Roman"/>
            <w:sz w:val="20"/>
            <w:szCs w:val="20"/>
            <w:lang w:val="en-US"/>
            <w:rPrChange w:id="724" w:author="Shalma Nur Fadilla" w:date="2025-03-10T15:10:00Z">
              <w:rPr>
                <w:lang w:val="en-US"/>
              </w:rPr>
            </w:rPrChange>
          </w:rPr>
          <w:t>akun</w:t>
        </w:r>
        <w:proofErr w:type="spellEnd"/>
        <w:r w:rsidRPr="00121F90">
          <w:rPr>
            <w:rFonts w:ascii="Times New Roman" w:hAnsi="Times New Roman" w:cs="Times New Roman"/>
            <w:sz w:val="20"/>
            <w:szCs w:val="20"/>
            <w:lang w:val="en-US"/>
            <w:rPrChange w:id="725" w:author="Shalma Nur Fadilla" w:date="2025-03-10T15:10:00Z">
              <w:rPr>
                <w:lang w:val="en-US"/>
              </w:rPr>
            </w:rPrChange>
          </w:rPr>
          <w:t xml:space="preserve"> </w:t>
        </w:r>
        <w:proofErr w:type="spellStart"/>
        <w:r w:rsidRPr="00121F90">
          <w:rPr>
            <w:rFonts w:ascii="Times New Roman" w:hAnsi="Times New Roman" w:cs="Times New Roman"/>
            <w:sz w:val="20"/>
            <w:szCs w:val="20"/>
            <w:lang w:val="en-US"/>
            <w:rPrChange w:id="726" w:author="Shalma Nur Fadilla" w:date="2025-03-10T15:10:00Z">
              <w:rPr>
                <w:lang w:val="en-US"/>
              </w:rPr>
            </w:rPrChange>
          </w:rPr>
          <w:t>Ngrok</w:t>
        </w:r>
        <w:proofErr w:type="spellEnd"/>
        <w:r w:rsidRPr="00121F90">
          <w:rPr>
            <w:rFonts w:ascii="Times New Roman" w:hAnsi="Times New Roman" w:cs="Times New Roman"/>
            <w:sz w:val="20"/>
            <w:szCs w:val="20"/>
            <w:lang w:val="en-US"/>
            <w:rPrChange w:id="727" w:author="Shalma Nur Fadilla" w:date="2025-03-10T15:10:00Z">
              <w:rPr>
                <w:lang w:val="en-US"/>
              </w:rPr>
            </w:rPrChange>
          </w:rPr>
          <w:t xml:space="preserve"> di </w:t>
        </w:r>
        <w:proofErr w:type="spellStart"/>
        <w:r w:rsidRPr="00121F90">
          <w:rPr>
            <w:rFonts w:ascii="Times New Roman" w:hAnsi="Times New Roman" w:cs="Times New Roman"/>
            <w:sz w:val="20"/>
            <w:szCs w:val="20"/>
            <w:lang w:val="en-US"/>
            <w:rPrChange w:id="728" w:author="Shalma Nur Fadilla" w:date="2025-03-10T15:10:00Z">
              <w:rPr>
                <w:lang w:val="en-US"/>
              </w:rPr>
            </w:rPrChange>
          </w:rPr>
          <w:t>cmd</w:t>
        </w:r>
        <w:proofErr w:type="spellEnd"/>
        <w:r w:rsidRPr="00121F90">
          <w:rPr>
            <w:rFonts w:ascii="Times New Roman" w:hAnsi="Times New Roman" w:cs="Times New Roman"/>
            <w:sz w:val="20"/>
            <w:szCs w:val="20"/>
            <w:lang w:val="en-US"/>
            <w:rPrChange w:id="729" w:author="Shalma Nur Fadilla" w:date="2025-03-10T15:10:00Z">
              <w:rPr>
                <w:lang w:val="en-US"/>
              </w:rPr>
            </w:rPrChange>
          </w:rPr>
          <w:t xml:space="preserve">: </w:t>
        </w:r>
      </w:ins>
    </w:p>
    <w:p w14:paraId="27FA1C54" w14:textId="77777777" w:rsidR="00CA56A0" w:rsidRPr="00EC4F3B" w:rsidRDefault="00CA56A0" w:rsidP="00E70004">
      <w:pPr>
        <w:pStyle w:val="ListParagraph"/>
        <w:spacing w:after="0" w:line="360" w:lineRule="auto"/>
        <w:ind w:left="1440"/>
        <w:jc w:val="both"/>
        <w:rPr>
          <w:ins w:id="730" w:author="Shalma Nur Fadilla" w:date="2025-03-10T15:02:00Z"/>
          <w:rFonts w:ascii="Times New Roman" w:hAnsi="Times New Roman" w:cs="Times New Roman"/>
          <w:sz w:val="20"/>
          <w:szCs w:val="20"/>
          <w:lang w:val="en-US"/>
        </w:rPr>
      </w:pPr>
      <w:ins w:id="731" w:author="Shalma Nur Fadilla" w:date="2025-03-10T15:02:00Z">
        <w:r w:rsidRPr="00EC4F3B">
          <w:rPr>
            <w:rFonts w:ascii="Times New Roman" w:hAnsi="Times New Roman" w:cs="Times New Roman"/>
            <w:noProof/>
            <w:sz w:val="20"/>
            <w:szCs w:val="20"/>
            <w:lang w:val="en-US"/>
          </w:rPr>
          <w:drawing>
            <wp:inline distT="0" distB="0" distL="0" distR="0" wp14:anchorId="7D9796B5" wp14:editId="31CC77DD">
              <wp:extent cx="3960000" cy="486556"/>
              <wp:effectExtent l="0" t="0" r="2540" b="8890"/>
              <wp:docPr id="39" name="Picture 3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60000" cy="48655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11D953D" w14:textId="77777777" w:rsidR="00CA56A0" w:rsidRPr="00EC4F3B" w:rsidRDefault="00CA56A0" w:rsidP="00C230AE">
      <w:pPr>
        <w:pStyle w:val="ListParagraph"/>
        <w:spacing w:after="0" w:line="360" w:lineRule="auto"/>
        <w:ind w:left="1440"/>
        <w:jc w:val="both"/>
        <w:rPr>
          <w:ins w:id="732" w:author="Shalma Nur Fadilla" w:date="2025-03-10T15:02:00Z"/>
          <w:rFonts w:ascii="Times New Roman" w:hAnsi="Times New Roman" w:cs="Times New Roman"/>
          <w:sz w:val="20"/>
          <w:szCs w:val="20"/>
          <w:lang w:val="en-US"/>
        </w:rPr>
      </w:pPr>
      <w:ins w:id="733" w:author="Shalma Nur Fadilla" w:date="2025-03-10T15:02:00Z">
        <w:r w:rsidRPr="00EC4F3B">
          <w:rPr>
            <w:rFonts w:ascii="Times New Roman" w:hAnsi="Times New Roman" w:cs="Times New Roman"/>
            <w:noProof/>
            <w:sz w:val="20"/>
            <w:szCs w:val="20"/>
            <w:lang w:val="en-US"/>
          </w:rPr>
          <w:drawing>
            <wp:inline distT="0" distB="0" distL="0" distR="0" wp14:anchorId="5BB1A24E" wp14:editId="0EBB98F2">
              <wp:extent cx="3960000" cy="685300"/>
              <wp:effectExtent l="0" t="0" r="2540" b="635"/>
              <wp:docPr id="40" name="Picture 4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60000" cy="6853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6F30D05" w14:textId="6C7DF639" w:rsidR="00CA56A0" w:rsidRPr="00EC4F3B" w:rsidRDefault="00CA56A0">
      <w:pPr>
        <w:pStyle w:val="ListParagraph"/>
        <w:numPr>
          <w:ilvl w:val="1"/>
          <w:numId w:val="11"/>
        </w:numPr>
        <w:spacing w:after="0" w:line="360" w:lineRule="auto"/>
        <w:jc w:val="both"/>
        <w:rPr>
          <w:ins w:id="734" w:author="Shalma Nur Fadilla" w:date="2025-03-10T15:02:00Z"/>
          <w:rFonts w:ascii="Times New Roman" w:hAnsi="Times New Roman" w:cs="Times New Roman"/>
          <w:sz w:val="20"/>
          <w:szCs w:val="20"/>
        </w:rPr>
        <w:pPrChange w:id="735" w:author="Shalma Nur Fadilla" w:date="2025-03-10T15:10:00Z">
          <w:pPr>
            <w:pStyle w:val="ListParagraph"/>
            <w:numPr>
              <w:numId w:val="6"/>
            </w:numPr>
            <w:spacing w:after="0" w:line="360" w:lineRule="auto"/>
            <w:ind w:left="1440" w:hanging="360"/>
            <w:jc w:val="both"/>
          </w:pPr>
        </w:pPrChange>
      </w:pPr>
      <w:proofErr w:type="spellStart"/>
      <w:ins w:id="736" w:author="Shalma Nur Fadilla" w:date="2025-03-10T15:02:00Z"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Kemudian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menjalankan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perintah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b/>
            <w:bCs/>
            <w:color w:val="000000"/>
            <w:sz w:val="20"/>
            <w:szCs w:val="20"/>
          </w:rPr>
          <w:t>ngrok</w:t>
        </w:r>
        <w:proofErr w:type="spellEnd"/>
        <w:r w:rsidRPr="00EC4F3B">
          <w:rPr>
            <w:rFonts w:ascii="Times New Roman" w:hAnsi="Times New Roman" w:cs="Times New Roman"/>
            <w:b/>
            <w:bCs/>
            <w:color w:val="000000"/>
            <w:sz w:val="20"/>
            <w:szCs w:val="20"/>
          </w:rPr>
          <w:t xml:space="preserve"> http </w:t>
        </w:r>
        <w:r w:rsidRPr="00EC4F3B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EC4F3B">
          <w:rPr>
            <w:rFonts w:ascii="Times New Roman" w:hAnsi="Times New Roman" w:cs="Times New Roman"/>
            <w:sz w:val="20"/>
            <w:szCs w:val="20"/>
          </w:rPr>
          <w:instrText xml:space="preserve"> HYPERLINK "http://localhost:8000" </w:instrText>
        </w:r>
        <w:r w:rsidRPr="00EC4F3B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Pr="00EC4F3B">
          <w:rPr>
            <w:rStyle w:val="Hyperlink"/>
            <w:rFonts w:ascii="Times New Roman" w:hAnsi="Times New Roman" w:cs="Times New Roman"/>
            <w:b/>
            <w:bCs/>
            <w:color w:val="1155CC"/>
            <w:sz w:val="20"/>
            <w:szCs w:val="20"/>
          </w:rPr>
          <w:t>http://localhost:8000</w:t>
        </w:r>
        <w:r w:rsidRPr="00EC4F3B">
          <w:rPr>
            <w:rFonts w:ascii="Times New Roman" w:hAnsi="Times New Roman" w:cs="Times New Roman"/>
            <w:sz w:val="20"/>
            <w:szCs w:val="20"/>
          </w:rPr>
          <w:fldChar w:fldCharType="end"/>
        </w:r>
        <w:r w:rsidRPr="00EC4F3B">
          <w:rPr>
            <w:rFonts w:ascii="Times New Roman" w:hAnsi="Times New Roman" w:cs="Times New Roman"/>
            <w:sz w:val="20"/>
            <w:szCs w:val="20"/>
          </w:rPr>
          <w:t xml:space="preserve"> pada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cmd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untuk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meng-online-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Laravel 11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</w:rPr>
          <w:t>melalui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</w:rPr>
          <w:t xml:space="preserve"> port 8000</w:t>
        </w:r>
      </w:ins>
    </w:p>
    <w:p w14:paraId="554733B6" w14:textId="77777777" w:rsidR="00CA56A0" w:rsidRPr="00EC4F3B" w:rsidRDefault="00CA56A0" w:rsidP="00C230AE">
      <w:pPr>
        <w:pStyle w:val="ListParagraph"/>
        <w:spacing w:after="0" w:line="360" w:lineRule="auto"/>
        <w:ind w:left="1440"/>
        <w:jc w:val="both"/>
        <w:rPr>
          <w:ins w:id="737" w:author="Shalma Nur Fadilla" w:date="2025-03-10T15:02:00Z"/>
          <w:rFonts w:ascii="Times New Roman" w:hAnsi="Times New Roman" w:cs="Times New Roman"/>
          <w:sz w:val="20"/>
          <w:szCs w:val="20"/>
          <w:lang w:val="en-US"/>
        </w:rPr>
      </w:pPr>
      <w:ins w:id="738" w:author="Shalma Nur Fadilla" w:date="2025-03-10T15:02:00Z">
        <w:r w:rsidRPr="00EC4F3B">
          <w:rPr>
            <w:rFonts w:ascii="Times New Roman" w:hAnsi="Times New Roman" w:cs="Times New Roman"/>
            <w:noProof/>
            <w:sz w:val="20"/>
            <w:szCs w:val="20"/>
          </w:rPr>
          <w:drawing>
            <wp:inline distT="0" distB="0" distL="0" distR="0" wp14:anchorId="18160953" wp14:editId="2243560A">
              <wp:extent cx="3960000" cy="1227133"/>
              <wp:effectExtent l="0" t="0" r="2540" b="0"/>
              <wp:docPr id="41" name="Picture 4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60000" cy="122713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7979E1E" w14:textId="77777777" w:rsidR="00CA56A0" w:rsidRPr="00EC4F3B" w:rsidRDefault="00CA56A0" w:rsidP="00C230AE">
      <w:pPr>
        <w:pStyle w:val="ListParagraph"/>
        <w:spacing w:after="0" w:line="360" w:lineRule="auto"/>
        <w:ind w:left="1440"/>
        <w:jc w:val="both"/>
        <w:rPr>
          <w:ins w:id="739" w:author="Shalma Nur Fadilla" w:date="2025-03-10T15:02:00Z"/>
          <w:rFonts w:ascii="Times New Roman" w:hAnsi="Times New Roman" w:cs="Times New Roman"/>
          <w:sz w:val="20"/>
          <w:szCs w:val="20"/>
          <w:lang w:val="en-US"/>
        </w:rPr>
      </w:pPr>
      <w:ins w:id="740" w:author="Shalma Nur Fadilla" w:date="2025-03-10T15:02:00Z"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Copy link pada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Forwaring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: </w:t>
        </w:r>
        <w:r w:rsidRPr="00EC4F3B">
          <w:rPr>
            <w:rFonts w:ascii="Times New Roman" w:hAnsi="Times New Roman" w:cs="Times New Roman"/>
            <w:b/>
            <w:bCs/>
            <w:sz w:val="20"/>
            <w:szCs w:val="20"/>
            <w:lang w:val="en-US"/>
          </w:rPr>
          <w:t xml:space="preserve">https://4f0d-175-45-190-5.ngrok-free.app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untuk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melakukan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testing di Postman</w:t>
        </w:r>
      </w:ins>
    </w:p>
    <w:p w14:paraId="7E99A5EF" w14:textId="57E6DF46" w:rsidR="00CA56A0" w:rsidRPr="00EC4F3B" w:rsidRDefault="00CA56A0">
      <w:pPr>
        <w:pStyle w:val="ListParagraph"/>
        <w:numPr>
          <w:ilvl w:val="1"/>
          <w:numId w:val="11"/>
        </w:numPr>
        <w:spacing w:after="0" w:line="360" w:lineRule="auto"/>
        <w:jc w:val="both"/>
        <w:rPr>
          <w:ins w:id="741" w:author="Shalma Nur Fadilla" w:date="2025-03-10T15:02:00Z"/>
          <w:rFonts w:ascii="Times New Roman" w:hAnsi="Times New Roman" w:cs="Times New Roman"/>
          <w:sz w:val="20"/>
          <w:szCs w:val="20"/>
          <w:lang w:val="en-US"/>
        </w:rPr>
        <w:pPrChange w:id="742" w:author="Shalma Nur Fadilla" w:date="2025-03-10T15:10:00Z">
          <w:pPr>
            <w:pStyle w:val="ListParagraph"/>
            <w:numPr>
              <w:numId w:val="6"/>
            </w:numPr>
            <w:spacing w:after="0" w:line="360" w:lineRule="auto"/>
            <w:ind w:left="1440" w:hanging="360"/>
            <w:jc w:val="both"/>
          </w:pPr>
        </w:pPrChange>
      </w:pPr>
      <w:proofErr w:type="spellStart"/>
      <w:ins w:id="743" w:author="Shalma Nur Fadilla" w:date="2025-03-10T15:02:00Z"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lastRenderedPageBreak/>
          <w:t>Melakukan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percobaan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percobaan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untuk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mengambil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data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dari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database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melalui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Postman,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dengan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link yang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telah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disalin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,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gunakan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method GET dan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tambahkan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route </w:t>
        </w:r>
        <w:r w:rsidRPr="00EC4F3B">
          <w:rPr>
            <w:rFonts w:ascii="Times New Roman" w:hAnsi="Times New Roman" w:cs="Times New Roman"/>
            <w:i/>
            <w:iCs/>
            <w:sz w:val="20"/>
            <w:szCs w:val="20"/>
            <w:lang w:val="en-US"/>
          </w:rPr>
          <w:t>/</w:t>
        </w:r>
        <w:proofErr w:type="spellStart"/>
        <w:r w:rsidRPr="00EC4F3B">
          <w:rPr>
            <w:rFonts w:ascii="Times New Roman" w:hAnsi="Times New Roman" w:cs="Times New Roman"/>
            <w:i/>
            <w:iCs/>
            <w:sz w:val="20"/>
            <w:szCs w:val="20"/>
            <w:lang w:val="en-US"/>
          </w:rPr>
          <w:t>api</w:t>
        </w:r>
        <w:proofErr w:type="spellEnd"/>
        <w:r w:rsidRPr="00EC4F3B">
          <w:rPr>
            <w:rFonts w:ascii="Times New Roman" w:hAnsi="Times New Roman" w:cs="Times New Roman"/>
            <w:i/>
            <w:iCs/>
            <w:sz w:val="20"/>
            <w:szCs w:val="20"/>
            <w:lang w:val="en-US"/>
          </w:rPr>
          <w:t>/posts</w:t>
        </w:r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(</w:t>
        </w:r>
        <w:r w:rsidRPr="00EC4F3B">
          <w:rPr>
            <w:rFonts w:ascii="Times New Roman" w:hAnsi="Times New Roman" w:cs="Times New Roman"/>
            <w:b/>
            <w:bCs/>
            <w:sz w:val="20"/>
            <w:szCs w:val="20"/>
            <w:lang w:val="en-US"/>
          </w:rPr>
          <w:t>https://4f0d-175-45-190-5.ngrok-free.app/api/posts)</w:t>
        </w:r>
      </w:ins>
    </w:p>
    <w:p w14:paraId="677FB523" w14:textId="77777777" w:rsidR="00CA56A0" w:rsidRPr="00EC4F3B" w:rsidRDefault="00CA56A0" w:rsidP="00C230AE">
      <w:pPr>
        <w:pStyle w:val="ListParagraph"/>
        <w:spacing w:after="0" w:line="360" w:lineRule="auto"/>
        <w:ind w:left="1440"/>
        <w:jc w:val="both"/>
        <w:rPr>
          <w:ins w:id="744" w:author="Shalma Nur Fadilla" w:date="2025-03-10T15:02:00Z"/>
          <w:rFonts w:ascii="Times New Roman" w:hAnsi="Times New Roman" w:cs="Times New Roman"/>
          <w:sz w:val="20"/>
          <w:szCs w:val="20"/>
          <w:lang w:val="en-US"/>
        </w:rPr>
      </w:pPr>
      <w:ins w:id="745" w:author="Shalma Nur Fadilla" w:date="2025-03-10T15:02:00Z">
        <w:r w:rsidRPr="00EC4F3B">
          <w:rPr>
            <w:rFonts w:ascii="Times New Roman" w:hAnsi="Times New Roman" w:cs="Times New Roman"/>
            <w:noProof/>
            <w:sz w:val="20"/>
            <w:szCs w:val="20"/>
            <w:lang w:val="en-US"/>
          </w:rPr>
          <w:drawing>
            <wp:inline distT="0" distB="0" distL="0" distR="0" wp14:anchorId="15AC802B" wp14:editId="15BDB44F">
              <wp:extent cx="3960000" cy="2769719"/>
              <wp:effectExtent l="0" t="0" r="2540" b="0"/>
              <wp:docPr id="42" name="Picture 4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60000" cy="276971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954EE89" w14:textId="4DD9C5D3" w:rsidR="00CA56A0" w:rsidRPr="00EC4F3B" w:rsidRDefault="00CA56A0">
      <w:pPr>
        <w:pStyle w:val="ListParagraph"/>
        <w:numPr>
          <w:ilvl w:val="1"/>
          <w:numId w:val="11"/>
        </w:numPr>
        <w:spacing w:after="0" w:line="360" w:lineRule="auto"/>
        <w:jc w:val="both"/>
        <w:rPr>
          <w:ins w:id="746" w:author="Shalma Nur Fadilla" w:date="2025-03-10T15:02:00Z"/>
          <w:rFonts w:ascii="Times New Roman" w:hAnsi="Times New Roman" w:cs="Times New Roman"/>
          <w:sz w:val="20"/>
          <w:szCs w:val="20"/>
          <w:lang w:val="en-US"/>
        </w:rPr>
        <w:pPrChange w:id="747" w:author="Shalma Nur Fadilla" w:date="2025-03-10T15:10:00Z">
          <w:pPr>
            <w:pStyle w:val="ListParagraph"/>
            <w:numPr>
              <w:numId w:val="6"/>
            </w:numPr>
            <w:spacing w:after="0" w:line="360" w:lineRule="auto"/>
            <w:ind w:left="1440" w:hanging="360"/>
            <w:jc w:val="both"/>
          </w:pPr>
        </w:pPrChange>
      </w:pPr>
      <w:ins w:id="748" w:author="Shalma Nur Fadilla" w:date="2025-03-10T15:02:00Z"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Langkah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terakhir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adalah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melakukan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perobaan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untuk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menambahkan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data pada database,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dengan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menggunakan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method POST,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lalu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pada Body,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pilih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raw dan format json</w:t>
        </w:r>
      </w:ins>
    </w:p>
    <w:p w14:paraId="3A4FCA0C" w14:textId="77777777" w:rsidR="00CA56A0" w:rsidRPr="00EC4F3B" w:rsidRDefault="00CA56A0" w:rsidP="00676982">
      <w:pPr>
        <w:pStyle w:val="ListParagraph"/>
        <w:spacing w:after="0" w:line="360" w:lineRule="auto"/>
        <w:ind w:left="1440"/>
        <w:jc w:val="both"/>
        <w:rPr>
          <w:ins w:id="749" w:author="Shalma Nur Fadilla" w:date="2025-03-10T15:02:00Z"/>
          <w:rFonts w:ascii="Times New Roman" w:hAnsi="Times New Roman" w:cs="Times New Roman"/>
          <w:sz w:val="20"/>
          <w:szCs w:val="20"/>
          <w:lang w:val="en-US"/>
        </w:rPr>
      </w:pPr>
      <w:ins w:id="750" w:author="Shalma Nur Fadilla" w:date="2025-03-10T15:02:00Z">
        <w:r w:rsidRPr="00EC4F3B">
          <w:rPr>
            <w:rFonts w:ascii="Times New Roman" w:hAnsi="Times New Roman" w:cs="Times New Roman"/>
            <w:noProof/>
            <w:sz w:val="20"/>
            <w:szCs w:val="20"/>
            <w:lang w:val="en-US"/>
          </w:rPr>
          <w:drawing>
            <wp:inline distT="0" distB="0" distL="0" distR="0" wp14:anchorId="29BB0781" wp14:editId="071B9A50">
              <wp:extent cx="3960000" cy="2190153"/>
              <wp:effectExtent l="0" t="0" r="2540" b="635"/>
              <wp:docPr id="43" name="Picture 4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60000" cy="219015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20704C1" w14:textId="77777777" w:rsidR="00CA56A0" w:rsidRPr="00EC4F3B" w:rsidRDefault="00CA56A0" w:rsidP="00676982">
      <w:pPr>
        <w:pStyle w:val="ListParagraph"/>
        <w:spacing w:after="0" w:line="360" w:lineRule="auto"/>
        <w:ind w:left="1440"/>
        <w:jc w:val="both"/>
        <w:rPr>
          <w:ins w:id="751" w:author="Shalma Nur Fadilla" w:date="2025-03-10T15:02:00Z"/>
          <w:rFonts w:ascii="Times New Roman" w:hAnsi="Times New Roman" w:cs="Times New Roman"/>
          <w:sz w:val="20"/>
          <w:szCs w:val="20"/>
          <w:lang w:val="en-US"/>
        </w:rPr>
      </w:pPr>
      <w:ins w:id="752" w:author="Shalma Nur Fadilla" w:date="2025-03-10T15:02:00Z"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Dan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cek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database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melakuki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PhpMyAdmin, dan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sudah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berhasil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terUpdate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.</w:t>
        </w:r>
      </w:ins>
    </w:p>
    <w:p w14:paraId="024E2427" w14:textId="77777777" w:rsidR="00CA56A0" w:rsidRPr="00EC4F3B" w:rsidRDefault="00CA56A0" w:rsidP="00676982">
      <w:pPr>
        <w:pStyle w:val="ListParagraph"/>
        <w:spacing w:after="0" w:line="360" w:lineRule="auto"/>
        <w:ind w:left="1440"/>
        <w:jc w:val="both"/>
        <w:rPr>
          <w:ins w:id="753" w:author="Shalma Nur Fadilla" w:date="2025-03-10T15:02:00Z"/>
          <w:rFonts w:ascii="Times New Roman" w:hAnsi="Times New Roman" w:cs="Times New Roman"/>
          <w:sz w:val="20"/>
          <w:szCs w:val="20"/>
          <w:lang w:val="en-US"/>
        </w:rPr>
      </w:pPr>
      <w:ins w:id="754" w:author="Shalma Nur Fadilla" w:date="2025-03-10T15:02:00Z">
        <w:r w:rsidRPr="00EC4F3B">
          <w:rPr>
            <w:rFonts w:ascii="Times New Roman" w:hAnsi="Times New Roman" w:cs="Times New Roman"/>
            <w:noProof/>
            <w:sz w:val="20"/>
            <w:szCs w:val="20"/>
            <w:lang w:val="en-US"/>
          </w:rPr>
          <w:drawing>
            <wp:inline distT="0" distB="0" distL="0" distR="0" wp14:anchorId="48FB9640" wp14:editId="76BFEF03">
              <wp:extent cx="3960000" cy="1876459"/>
              <wp:effectExtent l="0" t="0" r="2540" b="0"/>
              <wp:docPr id="44" name="Picture 4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60000" cy="187645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ACD9CF3" w14:textId="64A5186C" w:rsidR="00050BB4" w:rsidRDefault="00050BB4" w:rsidP="003A2BB8">
      <w:pPr>
        <w:spacing w:after="0" w:line="360" w:lineRule="auto"/>
        <w:jc w:val="both"/>
        <w:rPr>
          <w:ins w:id="755" w:author="Shalma Nur Fadilla" w:date="2025-03-10T18:38:00Z"/>
          <w:rFonts w:ascii="Times New Roman" w:hAnsi="Times New Roman" w:cs="Times New Roman"/>
          <w:sz w:val="20"/>
          <w:szCs w:val="20"/>
          <w:lang w:val="en-US"/>
        </w:rPr>
      </w:pPr>
      <w:ins w:id="756" w:author="Shalma Nur Fadilla" w:date="2025-03-10T18:38:00Z">
        <w:r>
          <w:rPr>
            <w:rFonts w:ascii="Times New Roman" w:hAnsi="Times New Roman" w:cs="Times New Roman"/>
            <w:sz w:val="20"/>
            <w:szCs w:val="20"/>
            <w:lang w:val="en-US"/>
          </w:rPr>
          <w:br w:type="page"/>
        </w:r>
      </w:ins>
    </w:p>
    <w:p w14:paraId="0D0AD346" w14:textId="5E929694" w:rsidR="00CA56A0" w:rsidRPr="00EC4F3B" w:rsidRDefault="00121F90">
      <w:pPr>
        <w:pStyle w:val="ListParagraph"/>
        <w:spacing w:after="0" w:line="360" w:lineRule="auto"/>
        <w:ind w:left="0"/>
        <w:jc w:val="both"/>
        <w:rPr>
          <w:ins w:id="757" w:author="Shalma Nur Fadilla" w:date="2025-03-10T15:02:00Z"/>
          <w:rFonts w:ascii="Times New Roman" w:hAnsi="Times New Roman" w:cs="Times New Roman"/>
          <w:sz w:val="20"/>
          <w:szCs w:val="20"/>
          <w:lang w:val="en-US"/>
        </w:rPr>
        <w:pPrChange w:id="758" w:author="Shalma Nur Fadilla" w:date="2025-03-10T15:10:00Z">
          <w:pPr>
            <w:pStyle w:val="ListParagraph"/>
            <w:numPr>
              <w:numId w:val="1"/>
            </w:numPr>
            <w:spacing w:after="0" w:line="360" w:lineRule="auto"/>
            <w:ind w:hanging="360"/>
            <w:jc w:val="both"/>
          </w:pPr>
        </w:pPrChange>
      </w:pPr>
      <w:ins w:id="759" w:author="Shalma Nur Fadilla" w:date="2025-03-10T15:11:00Z">
        <w:r>
          <w:rPr>
            <w:rFonts w:ascii="Times New Roman" w:hAnsi="Times New Roman" w:cs="Times New Roman"/>
            <w:sz w:val="20"/>
            <w:szCs w:val="20"/>
            <w:lang w:val="en-US"/>
          </w:rPr>
          <w:lastRenderedPageBreak/>
          <w:t>3</w:t>
        </w:r>
      </w:ins>
      <w:ins w:id="760" w:author="Shalma Nur Fadilla" w:date="2025-03-10T15:10:00Z">
        <w:r>
          <w:rPr>
            <w:rFonts w:ascii="Times New Roman" w:hAnsi="Times New Roman" w:cs="Times New Roman"/>
            <w:sz w:val="20"/>
            <w:szCs w:val="20"/>
            <w:lang w:val="en-US"/>
          </w:rPr>
          <w:t xml:space="preserve">. </w:t>
        </w:r>
      </w:ins>
      <w:ins w:id="761" w:author="Shalma Nur Fadilla" w:date="2025-03-10T15:02:00Z">
        <w:r w:rsidR="00CA56A0" w:rsidRPr="00EC4F3B">
          <w:rPr>
            <w:rFonts w:ascii="Times New Roman" w:hAnsi="Times New Roman" w:cs="Times New Roman"/>
            <w:sz w:val="20"/>
            <w:szCs w:val="20"/>
            <w:lang w:val="en-US"/>
          </w:rPr>
          <w:t>Results and Discussion</w:t>
        </w:r>
      </w:ins>
    </w:p>
    <w:p w14:paraId="7357E95A" w14:textId="0C854696" w:rsidR="00CA56A0" w:rsidRPr="00121F90" w:rsidRDefault="00CA56A0">
      <w:pPr>
        <w:pStyle w:val="ListParagraph"/>
        <w:numPr>
          <w:ilvl w:val="1"/>
          <w:numId w:val="14"/>
        </w:numPr>
        <w:spacing w:after="0" w:line="360" w:lineRule="auto"/>
        <w:ind w:left="1134"/>
        <w:jc w:val="both"/>
        <w:rPr>
          <w:ins w:id="762" w:author="Shalma Nur Fadilla" w:date="2025-03-10T15:02:00Z"/>
          <w:rFonts w:ascii="Times New Roman" w:hAnsi="Times New Roman" w:cs="Times New Roman"/>
          <w:sz w:val="20"/>
          <w:szCs w:val="20"/>
          <w:lang w:val="en-US"/>
          <w:rPrChange w:id="763" w:author="Shalma Nur Fadilla" w:date="2025-03-10T15:10:00Z">
            <w:rPr>
              <w:ins w:id="764" w:author="Shalma Nur Fadilla" w:date="2025-03-10T15:02:00Z"/>
              <w:lang w:val="en-US"/>
            </w:rPr>
          </w:rPrChange>
        </w:rPr>
        <w:pPrChange w:id="765" w:author="Shalma Nur Fadilla" w:date="2025-03-10T15:11:00Z">
          <w:pPr>
            <w:pStyle w:val="ListParagraph"/>
            <w:numPr>
              <w:ilvl w:val="1"/>
              <w:numId w:val="1"/>
            </w:numPr>
            <w:spacing w:after="0" w:line="360" w:lineRule="auto"/>
            <w:ind w:left="1080" w:hanging="360"/>
            <w:jc w:val="both"/>
          </w:pPr>
        </w:pPrChange>
      </w:pPr>
      <w:ins w:id="766" w:author="Shalma Nur Fadilla" w:date="2025-03-10T15:02:00Z">
        <w:r w:rsidRPr="00121F90">
          <w:rPr>
            <w:rFonts w:ascii="Times New Roman" w:hAnsi="Times New Roman" w:cs="Times New Roman"/>
            <w:sz w:val="20"/>
            <w:szCs w:val="20"/>
            <w:lang w:val="en-US"/>
            <w:rPrChange w:id="767" w:author="Shalma Nur Fadilla" w:date="2025-03-10T15:10:00Z">
              <w:rPr>
                <w:lang w:val="en-US"/>
              </w:rPr>
            </w:rPrChange>
          </w:rPr>
          <w:t>Experimental Results</w:t>
        </w:r>
      </w:ins>
    </w:p>
    <w:p w14:paraId="0EA016D7" w14:textId="77777777" w:rsidR="00CA56A0" w:rsidRPr="00EC4F3B" w:rsidRDefault="00CA56A0" w:rsidP="003A2BB8">
      <w:pPr>
        <w:pStyle w:val="ListParagraph"/>
        <w:spacing w:after="0" w:line="360" w:lineRule="auto"/>
        <w:ind w:left="1080"/>
        <w:jc w:val="both"/>
        <w:rPr>
          <w:ins w:id="768" w:author="Shalma Nur Fadilla" w:date="2025-03-10T15:02:00Z"/>
          <w:rFonts w:ascii="Times New Roman" w:hAnsi="Times New Roman" w:cs="Times New Roman"/>
          <w:sz w:val="20"/>
          <w:szCs w:val="20"/>
          <w:lang w:val="en-US"/>
        </w:rPr>
      </w:pPr>
      <w:proofErr w:type="spellStart"/>
      <w:ins w:id="769" w:author="Shalma Nur Fadilla" w:date="2025-03-10T15:02:00Z"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Tampilan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ketika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berhasil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mengambil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data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menggunakan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API server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Ngrok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online</w:t>
        </w:r>
      </w:ins>
    </w:p>
    <w:p w14:paraId="2E98ED54" w14:textId="77777777" w:rsidR="00CA56A0" w:rsidRPr="00EC4F3B" w:rsidRDefault="00CA56A0" w:rsidP="000115FC">
      <w:pPr>
        <w:pStyle w:val="ListParagraph"/>
        <w:spacing w:after="0" w:line="360" w:lineRule="auto"/>
        <w:ind w:left="1080"/>
        <w:jc w:val="both"/>
        <w:rPr>
          <w:ins w:id="770" w:author="Shalma Nur Fadilla" w:date="2025-03-10T15:02:00Z"/>
          <w:rFonts w:ascii="Times New Roman" w:hAnsi="Times New Roman" w:cs="Times New Roman"/>
          <w:sz w:val="20"/>
          <w:szCs w:val="20"/>
          <w:lang w:val="en-US"/>
        </w:rPr>
      </w:pPr>
      <w:ins w:id="771" w:author="Shalma Nur Fadilla" w:date="2025-03-10T15:02:00Z">
        <w:r w:rsidRPr="00EC4F3B">
          <w:rPr>
            <w:rFonts w:ascii="Times New Roman" w:hAnsi="Times New Roman" w:cs="Times New Roman"/>
            <w:noProof/>
            <w:sz w:val="20"/>
            <w:szCs w:val="20"/>
            <w:lang w:val="en-US"/>
          </w:rPr>
          <w:drawing>
            <wp:inline distT="0" distB="0" distL="0" distR="0" wp14:anchorId="3C413728" wp14:editId="5E328A5A">
              <wp:extent cx="3960000" cy="2635028"/>
              <wp:effectExtent l="0" t="0" r="2540" b="0"/>
              <wp:docPr id="46" name="Picture 4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60000" cy="263502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BD58456" w14:textId="77777777" w:rsidR="00CA56A0" w:rsidRPr="00EC4F3B" w:rsidRDefault="00CA56A0" w:rsidP="00676982">
      <w:pPr>
        <w:pStyle w:val="ListParagraph"/>
        <w:spacing w:after="0" w:line="360" w:lineRule="auto"/>
        <w:ind w:left="1080"/>
        <w:jc w:val="both"/>
        <w:rPr>
          <w:ins w:id="772" w:author="Shalma Nur Fadilla" w:date="2025-03-10T15:02:00Z"/>
          <w:rFonts w:ascii="Times New Roman" w:hAnsi="Times New Roman" w:cs="Times New Roman"/>
          <w:sz w:val="20"/>
          <w:szCs w:val="20"/>
          <w:lang w:val="en-US"/>
        </w:rPr>
      </w:pPr>
      <w:proofErr w:type="spellStart"/>
      <w:ins w:id="773" w:author="Shalma Nur Fadilla" w:date="2025-03-10T15:02:00Z"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Tampilan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ketika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berhasil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menambah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data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menggunakan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API server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Ngrok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online</w:t>
        </w:r>
      </w:ins>
    </w:p>
    <w:p w14:paraId="0942A266" w14:textId="77777777" w:rsidR="00CA56A0" w:rsidRPr="00EC4F3B" w:rsidRDefault="00CA56A0" w:rsidP="003A2BB8">
      <w:pPr>
        <w:pStyle w:val="ListParagraph"/>
        <w:spacing w:after="0" w:line="360" w:lineRule="auto"/>
        <w:ind w:left="1080"/>
        <w:jc w:val="both"/>
        <w:rPr>
          <w:ins w:id="774" w:author="Shalma Nur Fadilla" w:date="2025-03-10T15:02:00Z"/>
          <w:rFonts w:ascii="Times New Roman" w:hAnsi="Times New Roman" w:cs="Times New Roman"/>
          <w:sz w:val="20"/>
          <w:szCs w:val="20"/>
          <w:lang w:val="en-US"/>
        </w:rPr>
      </w:pPr>
      <w:ins w:id="775" w:author="Shalma Nur Fadilla" w:date="2025-03-10T15:02:00Z">
        <w:r w:rsidRPr="00EC4F3B">
          <w:rPr>
            <w:rFonts w:ascii="Times New Roman" w:hAnsi="Times New Roman" w:cs="Times New Roman"/>
            <w:noProof/>
            <w:sz w:val="20"/>
            <w:szCs w:val="20"/>
            <w:lang w:val="en-US"/>
          </w:rPr>
          <w:drawing>
            <wp:inline distT="0" distB="0" distL="0" distR="0" wp14:anchorId="3B626EB8" wp14:editId="3F2E60FC">
              <wp:extent cx="3960000" cy="1954553"/>
              <wp:effectExtent l="0" t="0" r="2540" b="7620"/>
              <wp:docPr id="47" name="Picture 4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960000" cy="195455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C5CDDA6" w14:textId="77777777" w:rsidR="00CA56A0" w:rsidRPr="00EC4F3B" w:rsidRDefault="00CA56A0" w:rsidP="003A2BB8">
      <w:pPr>
        <w:pStyle w:val="ListParagraph"/>
        <w:spacing w:after="0" w:line="360" w:lineRule="auto"/>
        <w:ind w:left="1080"/>
        <w:jc w:val="both"/>
        <w:rPr>
          <w:ins w:id="776" w:author="Shalma Nur Fadilla" w:date="2025-03-10T15:02:00Z"/>
          <w:rFonts w:ascii="Times New Roman" w:hAnsi="Times New Roman" w:cs="Times New Roman"/>
          <w:sz w:val="20"/>
          <w:szCs w:val="20"/>
          <w:lang w:val="en-US"/>
        </w:rPr>
      </w:pPr>
    </w:p>
    <w:p w14:paraId="71B004CA" w14:textId="245BD9E3" w:rsidR="00CA56A0" w:rsidRPr="00EC4F3B" w:rsidRDefault="00121F90">
      <w:pPr>
        <w:pStyle w:val="ListParagraph"/>
        <w:spacing w:after="0" w:line="360" w:lineRule="auto"/>
        <w:ind w:left="0"/>
        <w:jc w:val="both"/>
        <w:rPr>
          <w:ins w:id="777" w:author="Shalma Nur Fadilla" w:date="2025-03-10T15:02:00Z"/>
          <w:rFonts w:ascii="Times New Roman" w:hAnsi="Times New Roman" w:cs="Times New Roman"/>
          <w:sz w:val="20"/>
          <w:szCs w:val="20"/>
          <w:lang w:val="en-US"/>
        </w:rPr>
        <w:pPrChange w:id="778" w:author="Shalma Nur Fadilla" w:date="2025-03-10T15:11:00Z">
          <w:pPr>
            <w:pStyle w:val="ListParagraph"/>
            <w:numPr>
              <w:numId w:val="1"/>
            </w:numPr>
            <w:spacing w:after="0" w:line="360" w:lineRule="auto"/>
            <w:ind w:hanging="360"/>
            <w:jc w:val="both"/>
          </w:pPr>
        </w:pPrChange>
      </w:pPr>
      <w:ins w:id="779" w:author="Shalma Nur Fadilla" w:date="2025-03-10T15:11:00Z">
        <w:r>
          <w:rPr>
            <w:rFonts w:ascii="Times New Roman" w:hAnsi="Times New Roman" w:cs="Times New Roman"/>
            <w:sz w:val="20"/>
            <w:szCs w:val="20"/>
            <w:lang w:val="en-US"/>
          </w:rPr>
          <w:t>4.</w:t>
        </w:r>
      </w:ins>
      <w:ins w:id="780" w:author="Shalma Nur Fadilla" w:date="2025-03-10T15:02:00Z">
        <w:r w:rsidR="00CA56A0" w:rsidRPr="00EC4F3B">
          <w:rPr>
            <w:rFonts w:ascii="Times New Roman" w:hAnsi="Times New Roman" w:cs="Times New Roman"/>
            <w:sz w:val="20"/>
            <w:szCs w:val="20"/>
            <w:lang w:val="en-US"/>
          </w:rPr>
          <w:t>Appendix</w:t>
        </w:r>
      </w:ins>
    </w:p>
    <w:p w14:paraId="08B4B146" w14:textId="77777777" w:rsidR="00CA56A0" w:rsidRPr="00EC4F3B" w:rsidRDefault="00CA56A0" w:rsidP="000115FC">
      <w:pPr>
        <w:pStyle w:val="ListParagraph"/>
        <w:spacing w:after="0" w:line="360" w:lineRule="auto"/>
        <w:jc w:val="both"/>
        <w:rPr>
          <w:ins w:id="781" w:author="Shalma Nur Fadilla" w:date="2025-03-10T15:02:00Z"/>
          <w:rFonts w:ascii="Times New Roman" w:hAnsi="Times New Roman" w:cs="Times New Roman"/>
          <w:sz w:val="20"/>
          <w:szCs w:val="20"/>
          <w:lang w:val="en-US"/>
        </w:rPr>
      </w:pPr>
      <w:proofErr w:type="spellStart"/>
      <w:ins w:id="782" w:author="Shalma Nur Fadilla" w:date="2025-03-10T15:02:00Z"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Tampilan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terminal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ketika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API &amp;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Ngrok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berhasil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mengambil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dan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menambahkan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data pada database.</w:t>
        </w:r>
      </w:ins>
    </w:p>
    <w:p w14:paraId="2D2017C9" w14:textId="614A2B23" w:rsidR="00CA56A0" w:rsidRPr="00050BB4" w:rsidRDefault="00050BB4" w:rsidP="00050BB4">
      <w:pPr>
        <w:pStyle w:val="ListParagraph"/>
        <w:spacing w:after="0" w:line="360" w:lineRule="auto"/>
        <w:jc w:val="both"/>
        <w:rPr>
          <w:ins w:id="783" w:author="Shalma Nur Fadilla" w:date="2025-03-10T15:02:00Z"/>
          <w:rFonts w:ascii="Times New Roman" w:hAnsi="Times New Roman" w:cs="Times New Roman"/>
          <w:sz w:val="20"/>
          <w:szCs w:val="20"/>
          <w:lang w:val="en-US"/>
          <w:rPrChange w:id="784" w:author="Shalma Nur Fadilla" w:date="2025-03-10T18:45:00Z">
            <w:rPr>
              <w:ins w:id="785" w:author="Shalma Nur Fadilla" w:date="2025-03-10T15:02:00Z"/>
              <w:lang w:val="en-US"/>
            </w:rPr>
          </w:rPrChange>
        </w:rPr>
        <w:pPrChange w:id="786" w:author="Shalma Nur Fadilla" w:date="2025-03-10T18:45:00Z">
          <w:pPr>
            <w:pStyle w:val="ListParagraph"/>
            <w:spacing w:after="0" w:line="360" w:lineRule="auto"/>
            <w:jc w:val="both"/>
          </w:pPr>
        </w:pPrChange>
      </w:pPr>
      <w:ins w:id="787" w:author="Shalma Nur Fadilla" w:date="2025-03-10T18:45:00Z">
        <w:r w:rsidRPr="00050BB4">
          <w:rPr>
            <w:rFonts w:ascii="Times New Roman" w:hAnsi="Times New Roman" w:cs="Times New Roman"/>
            <w:sz w:val="20"/>
            <w:szCs w:val="20"/>
            <w:lang w:val="en-US"/>
          </w:rPr>
          <w:drawing>
            <wp:inline distT="0" distB="0" distL="0" distR="0" wp14:anchorId="3D9EB824" wp14:editId="0896D36C">
              <wp:extent cx="4153443" cy="849923"/>
              <wp:effectExtent l="0" t="0" r="0" b="7620"/>
              <wp:docPr id="32" name="Picture 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94688" cy="85836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433D4506" w14:textId="77777777" w:rsidR="00CA56A0" w:rsidRPr="00EC4F3B" w:rsidRDefault="00CA56A0" w:rsidP="00676982">
      <w:pPr>
        <w:pStyle w:val="ListParagraph"/>
        <w:spacing w:after="0" w:line="360" w:lineRule="auto"/>
        <w:jc w:val="both"/>
        <w:rPr>
          <w:ins w:id="788" w:author="Shalma Nur Fadilla" w:date="2025-03-10T15:02:00Z"/>
          <w:rFonts w:ascii="Times New Roman" w:hAnsi="Times New Roman" w:cs="Times New Roman"/>
          <w:sz w:val="20"/>
          <w:szCs w:val="20"/>
          <w:lang w:val="en-US"/>
        </w:rPr>
      </w:pPr>
      <w:proofErr w:type="spellStart"/>
      <w:ins w:id="789" w:author="Shalma Nur Fadilla" w:date="2025-03-10T15:02:00Z"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Tampilan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cmd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ketika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API &amp;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Ngrok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berhasil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mengambil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dan </w:t>
        </w:r>
        <w:proofErr w:type="spellStart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>menambahkan</w:t>
        </w:r>
        <w:proofErr w:type="spellEnd"/>
        <w:r w:rsidRPr="00EC4F3B">
          <w:rPr>
            <w:rFonts w:ascii="Times New Roman" w:hAnsi="Times New Roman" w:cs="Times New Roman"/>
            <w:sz w:val="20"/>
            <w:szCs w:val="20"/>
            <w:lang w:val="en-US"/>
          </w:rPr>
          <w:t xml:space="preserve"> data pada database.</w:t>
        </w:r>
      </w:ins>
    </w:p>
    <w:p w14:paraId="68685AA7" w14:textId="008C49BF" w:rsidR="00503A5F" w:rsidRPr="00CA56A0" w:rsidRDefault="00050BB4" w:rsidP="00050BB4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  <w:rPrChange w:id="790" w:author="Shalma Nur Fadilla" w:date="2025-03-10T15:01:00Z">
            <w:rPr>
              <w:rFonts w:ascii="Times New Roman" w:hAnsi="Times New Roman" w:cs="Times New Roman"/>
              <w:sz w:val="18"/>
              <w:szCs w:val="18"/>
              <w:lang w:val="en-US"/>
            </w:rPr>
          </w:rPrChange>
        </w:rPr>
        <w:pPrChange w:id="791" w:author="Shalma Nur Fadilla" w:date="2025-03-10T18:46:00Z">
          <w:pPr>
            <w:pStyle w:val="ListParagraph"/>
            <w:spacing w:after="0" w:line="360" w:lineRule="auto"/>
            <w:jc w:val="both"/>
          </w:pPr>
        </w:pPrChange>
      </w:pPr>
      <w:ins w:id="792" w:author="Shalma Nur Fadilla" w:date="2025-03-10T18:45:00Z">
        <w:r w:rsidRPr="00050BB4">
          <w:rPr>
            <w:rFonts w:ascii="Times New Roman" w:hAnsi="Times New Roman" w:cs="Times New Roman"/>
            <w:sz w:val="20"/>
            <w:szCs w:val="20"/>
            <w:lang w:val="en-US"/>
          </w:rPr>
          <w:drawing>
            <wp:inline distT="0" distB="0" distL="0" distR="0" wp14:anchorId="54F54DF5" wp14:editId="01FA75F8">
              <wp:extent cx="3235551" cy="1417955"/>
              <wp:effectExtent l="0" t="0" r="3175" b="0"/>
              <wp:docPr id="54" name="Picture 5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 rotWithShape="1">
                      <a:blip r:embed="rId54"/>
                      <a:srcRect b="25773"/>
                      <a:stretch/>
                    </pic:blipFill>
                    <pic:spPr bwMode="auto">
                      <a:xfrm>
                        <a:off x="0" y="0"/>
                        <a:ext cx="3250286" cy="1424413"/>
                      </a:xfrm>
                      <a:prstGeom prst="rect">
                        <a:avLst/>
                      </a:prstGeom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ins>
    </w:p>
    <w:sectPr w:rsidR="00503A5F" w:rsidRPr="00CA56A0" w:rsidSect="0086476A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51DB2"/>
    <w:multiLevelType w:val="hybridMultilevel"/>
    <w:tmpl w:val="1910D4A6"/>
    <w:lvl w:ilvl="0" w:tplc="F138A49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CB22EFD"/>
    <w:multiLevelType w:val="multilevel"/>
    <w:tmpl w:val="B89CD9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24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36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48" w:hanging="1440"/>
      </w:pPr>
      <w:rPr>
        <w:rFonts w:hint="default"/>
      </w:rPr>
    </w:lvl>
  </w:abstractNum>
  <w:abstractNum w:abstractNumId="2" w15:restartNumberingAfterBreak="0">
    <w:nsid w:val="0F0A31EA"/>
    <w:multiLevelType w:val="hybridMultilevel"/>
    <w:tmpl w:val="30A6DF1C"/>
    <w:lvl w:ilvl="0" w:tplc="143825D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8011B44"/>
    <w:multiLevelType w:val="hybridMultilevel"/>
    <w:tmpl w:val="7D022FC0"/>
    <w:lvl w:ilvl="0" w:tplc="74A425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0B73CE7"/>
    <w:multiLevelType w:val="multilevel"/>
    <w:tmpl w:val="45787A9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29AD1196"/>
    <w:multiLevelType w:val="multilevel"/>
    <w:tmpl w:val="D4AA3C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5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6" w15:restartNumberingAfterBreak="0">
    <w:nsid w:val="3F3B69AF"/>
    <w:multiLevelType w:val="multilevel"/>
    <w:tmpl w:val="730E3BD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51EB7D85"/>
    <w:multiLevelType w:val="multilevel"/>
    <w:tmpl w:val="2E5280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8" w15:restartNumberingAfterBreak="0">
    <w:nsid w:val="5F690689"/>
    <w:multiLevelType w:val="hybridMultilevel"/>
    <w:tmpl w:val="DD849876"/>
    <w:lvl w:ilvl="0" w:tplc="16D0A7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74D3E73"/>
    <w:multiLevelType w:val="hybridMultilevel"/>
    <w:tmpl w:val="D436A85A"/>
    <w:lvl w:ilvl="0" w:tplc="3DAC661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69B45DEE"/>
    <w:multiLevelType w:val="hybridMultilevel"/>
    <w:tmpl w:val="6F06D72E"/>
    <w:lvl w:ilvl="0" w:tplc="47F602F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6BDD47F1"/>
    <w:multiLevelType w:val="hybridMultilevel"/>
    <w:tmpl w:val="5090370E"/>
    <w:lvl w:ilvl="0" w:tplc="1DE676E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FF0220A"/>
    <w:multiLevelType w:val="multilevel"/>
    <w:tmpl w:val="1FC2C6D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4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5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3" w15:restartNumberingAfterBreak="0">
    <w:nsid w:val="7588241C"/>
    <w:multiLevelType w:val="hybridMultilevel"/>
    <w:tmpl w:val="D396BC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10"/>
  </w:num>
  <w:num w:numId="4">
    <w:abstractNumId w:val="2"/>
  </w:num>
  <w:num w:numId="5">
    <w:abstractNumId w:val="9"/>
  </w:num>
  <w:num w:numId="6">
    <w:abstractNumId w:val="11"/>
  </w:num>
  <w:num w:numId="7">
    <w:abstractNumId w:val="3"/>
  </w:num>
  <w:num w:numId="8">
    <w:abstractNumId w:val="1"/>
  </w:num>
  <w:num w:numId="9">
    <w:abstractNumId w:val="6"/>
  </w:num>
  <w:num w:numId="10">
    <w:abstractNumId w:val="4"/>
  </w:num>
  <w:num w:numId="11">
    <w:abstractNumId w:val="13"/>
  </w:num>
  <w:num w:numId="12">
    <w:abstractNumId w:val="5"/>
  </w:num>
  <w:num w:numId="13">
    <w:abstractNumId w:val="8"/>
  </w:num>
  <w:num w:numId="14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halma Nur Fadilla">
    <w15:presenceInfo w15:providerId="Windows Live" w15:userId="c67077bbbe57c33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E2B"/>
    <w:rsid w:val="000115FC"/>
    <w:rsid w:val="000154E5"/>
    <w:rsid w:val="00050BB4"/>
    <w:rsid w:val="00053343"/>
    <w:rsid w:val="00085300"/>
    <w:rsid w:val="000B125A"/>
    <w:rsid w:val="000B61DD"/>
    <w:rsid w:val="000F616A"/>
    <w:rsid w:val="00121F90"/>
    <w:rsid w:val="00127E08"/>
    <w:rsid w:val="0013505F"/>
    <w:rsid w:val="00144FE0"/>
    <w:rsid w:val="00173C75"/>
    <w:rsid w:val="00177B86"/>
    <w:rsid w:val="00230690"/>
    <w:rsid w:val="00240098"/>
    <w:rsid w:val="002560A3"/>
    <w:rsid w:val="00270302"/>
    <w:rsid w:val="002916D2"/>
    <w:rsid w:val="002E7CDD"/>
    <w:rsid w:val="003A2BB8"/>
    <w:rsid w:val="00400D0E"/>
    <w:rsid w:val="00401F75"/>
    <w:rsid w:val="004403B4"/>
    <w:rsid w:val="00465F2D"/>
    <w:rsid w:val="004950EB"/>
    <w:rsid w:val="004D44C0"/>
    <w:rsid w:val="00503A5F"/>
    <w:rsid w:val="00563595"/>
    <w:rsid w:val="005A20EE"/>
    <w:rsid w:val="005C2553"/>
    <w:rsid w:val="00626392"/>
    <w:rsid w:val="00670E34"/>
    <w:rsid w:val="006D4D74"/>
    <w:rsid w:val="006D7BA0"/>
    <w:rsid w:val="00712F9C"/>
    <w:rsid w:val="00714F0E"/>
    <w:rsid w:val="007573F1"/>
    <w:rsid w:val="007A0003"/>
    <w:rsid w:val="007F22AC"/>
    <w:rsid w:val="0080077B"/>
    <w:rsid w:val="00817CE3"/>
    <w:rsid w:val="0085693B"/>
    <w:rsid w:val="0086444A"/>
    <w:rsid w:val="0086476A"/>
    <w:rsid w:val="00864C9D"/>
    <w:rsid w:val="0087271B"/>
    <w:rsid w:val="008F2D2F"/>
    <w:rsid w:val="00901E96"/>
    <w:rsid w:val="00926B8B"/>
    <w:rsid w:val="00953A66"/>
    <w:rsid w:val="009C3D21"/>
    <w:rsid w:val="009E223A"/>
    <w:rsid w:val="00A33E2B"/>
    <w:rsid w:val="00A41981"/>
    <w:rsid w:val="00A72217"/>
    <w:rsid w:val="00AE51FD"/>
    <w:rsid w:val="00B50B29"/>
    <w:rsid w:val="00B52B0E"/>
    <w:rsid w:val="00B85F36"/>
    <w:rsid w:val="00BB2C5E"/>
    <w:rsid w:val="00BF7581"/>
    <w:rsid w:val="00C03074"/>
    <w:rsid w:val="00C259D8"/>
    <w:rsid w:val="00C510F2"/>
    <w:rsid w:val="00C61E51"/>
    <w:rsid w:val="00CA56A0"/>
    <w:rsid w:val="00CD0909"/>
    <w:rsid w:val="00CF624E"/>
    <w:rsid w:val="00DC0541"/>
    <w:rsid w:val="00DD424D"/>
    <w:rsid w:val="00E95F75"/>
    <w:rsid w:val="00F044C5"/>
    <w:rsid w:val="00F14A59"/>
    <w:rsid w:val="00F53286"/>
    <w:rsid w:val="00F94054"/>
    <w:rsid w:val="00FB7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12E90B"/>
  <w15:chartTrackingRefBased/>
  <w15:docId w15:val="{3466BB4F-78EB-4AC3-BAD4-3F63DCE5B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61D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56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05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8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03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86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15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microsoft.com/office/2011/relationships/people" Target="peop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468591-146A-4787-AD0A-D85951F5CF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1884</TotalTime>
  <Pages>19</Pages>
  <Words>1554</Words>
  <Characters>8861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Shalma Nur Fadilla</cp:lastModifiedBy>
  <cp:revision>18</cp:revision>
  <dcterms:created xsi:type="dcterms:W3CDTF">2025-02-12T09:44:00Z</dcterms:created>
  <dcterms:modified xsi:type="dcterms:W3CDTF">2025-03-10T11:46:00Z</dcterms:modified>
</cp:coreProperties>
</file>